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F746B" w14:textId="77777777" w:rsidR="00BC0D0E" w:rsidRPr="008D77AC" w:rsidRDefault="006F1C85">
      <w:pPr>
        <w:spacing w:line="360" w:lineRule="auto"/>
        <w:jc w:val="center"/>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Univerzitet u Beogradu</w:t>
      </w:r>
    </w:p>
    <w:p w14:paraId="6701DE79" w14:textId="77777777" w:rsidR="00BC0D0E" w:rsidRPr="008D77AC" w:rsidRDefault="006F1C85">
      <w:pPr>
        <w:spacing w:line="360" w:lineRule="auto"/>
        <w:jc w:val="center"/>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Filozofski fakultet </w:t>
      </w:r>
    </w:p>
    <w:p w14:paraId="4DC0AB3D" w14:textId="77777777" w:rsidR="00BC0D0E" w:rsidRPr="008D77AC" w:rsidRDefault="006F1C85">
      <w:pPr>
        <w:spacing w:line="360" w:lineRule="auto"/>
        <w:jc w:val="center"/>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Odeljenje za psihologiju</w:t>
      </w:r>
    </w:p>
    <w:p w14:paraId="7376107C" w14:textId="77777777" w:rsidR="00BC0D0E" w:rsidRPr="008D77AC" w:rsidRDefault="00BC0D0E">
      <w:pPr>
        <w:spacing w:line="360" w:lineRule="auto"/>
        <w:rPr>
          <w:rFonts w:ascii="Times New Roman" w:eastAsia="Times New Roman" w:hAnsi="Times New Roman" w:cs="Times New Roman"/>
          <w:sz w:val="24"/>
          <w:szCs w:val="24"/>
        </w:rPr>
      </w:pPr>
    </w:p>
    <w:p w14:paraId="13635046" w14:textId="77777777" w:rsidR="00BC0D0E" w:rsidRPr="008D77AC" w:rsidRDefault="00BC0D0E">
      <w:pPr>
        <w:spacing w:line="360" w:lineRule="auto"/>
        <w:rPr>
          <w:rFonts w:ascii="Times New Roman" w:eastAsia="Times New Roman" w:hAnsi="Times New Roman" w:cs="Times New Roman"/>
          <w:sz w:val="24"/>
          <w:szCs w:val="24"/>
        </w:rPr>
      </w:pPr>
    </w:p>
    <w:p w14:paraId="640B3E35" w14:textId="77777777" w:rsidR="00BC0D0E" w:rsidRPr="008D77AC" w:rsidRDefault="00BC0D0E">
      <w:pPr>
        <w:spacing w:line="360" w:lineRule="auto"/>
        <w:jc w:val="center"/>
        <w:rPr>
          <w:rFonts w:ascii="Times New Roman" w:eastAsia="Times New Roman" w:hAnsi="Times New Roman" w:cs="Times New Roman"/>
          <w:sz w:val="24"/>
          <w:szCs w:val="24"/>
        </w:rPr>
      </w:pPr>
    </w:p>
    <w:p w14:paraId="1E5E5A9C" w14:textId="77777777" w:rsidR="00BC0D0E" w:rsidRPr="008D77AC" w:rsidRDefault="006F1C85">
      <w:pPr>
        <w:spacing w:line="360" w:lineRule="auto"/>
        <w:jc w:val="center"/>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Ispitivanje uticaja sistematičnosti i jezičkog simbolizma na kategorizaciju</w:t>
      </w:r>
    </w:p>
    <w:p w14:paraId="24C6E6F8" w14:textId="77777777" w:rsidR="00BC0D0E" w:rsidRPr="008D77AC" w:rsidRDefault="00BC0D0E">
      <w:pPr>
        <w:spacing w:line="360" w:lineRule="auto"/>
        <w:jc w:val="center"/>
        <w:rPr>
          <w:rFonts w:ascii="Times New Roman" w:eastAsia="Times New Roman" w:hAnsi="Times New Roman" w:cs="Times New Roman"/>
          <w:sz w:val="24"/>
          <w:szCs w:val="24"/>
        </w:rPr>
      </w:pPr>
    </w:p>
    <w:p w14:paraId="7D9778D4" w14:textId="77777777" w:rsidR="00BC0D0E" w:rsidRPr="008D77AC" w:rsidRDefault="00BC0D0E">
      <w:pPr>
        <w:spacing w:line="360" w:lineRule="auto"/>
        <w:jc w:val="center"/>
        <w:rPr>
          <w:rFonts w:ascii="Times New Roman" w:eastAsia="Times New Roman" w:hAnsi="Times New Roman" w:cs="Times New Roman"/>
          <w:sz w:val="24"/>
          <w:szCs w:val="24"/>
        </w:rPr>
      </w:pPr>
    </w:p>
    <w:p w14:paraId="37035AD2" w14:textId="77777777" w:rsidR="00BC0D0E" w:rsidRPr="008D77AC" w:rsidRDefault="00BC0D0E">
      <w:pPr>
        <w:spacing w:line="360" w:lineRule="auto"/>
        <w:jc w:val="center"/>
        <w:rPr>
          <w:rFonts w:ascii="Times New Roman" w:eastAsia="Times New Roman" w:hAnsi="Times New Roman" w:cs="Times New Roman"/>
          <w:sz w:val="24"/>
          <w:szCs w:val="24"/>
        </w:rPr>
      </w:pPr>
    </w:p>
    <w:p w14:paraId="16C0033B" w14:textId="77777777" w:rsidR="00BC0D0E" w:rsidRPr="008D77AC" w:rsidRDefault="00BC0D0E">
      <w:pPr>
        <w:spacing w:line="360" w:lineRule="auto"/>
        <w:jc w:val="center"/>
        <w:rPr>
          <w:rFonts w:ascii="Times New Roman" w:eastAsia="Times New Roman" w:hAnsi="Times New Roman" w:cs="Times New Roman"/>
          <w:sz w:val="24"/>
          <w:szCs w:val="24"/>
        </w:rPr>
      </w:pPr>
    </w:p>
    <w:p w14:paraId="5F48B936" w14:textId="77777777" w:rsidR="00BC0D0E" w:rsidRPr="008D77AC" w:rsidRDefault="00BC0D0E">
      <w:pPr>
        <w:spacing w:line="360" w:lineRule="auto"/>
        <w:jc w:val="center"/>
        <w:rPr>
          <w:rFonts w:ascii="Times New Roman" w:eastAsia="Times New Roman" w:hAnsi="Times New Roman" w:cs="Times New Roman"/>
          <w:sz w:val="24"/>
          <w:szCs w:val="24"/>
        </w:rPr>
      </w:pPr>
    </w:p>
    <w:p w14:paraId="03F6311A" w14:textId="77777777" w:rsidR="00BC0D0E" w:rsidRPr="008D77AC" w:rsidRDefault="00BC0D0E">
      <w:pPr>
        <w:spacing w:line="360" w:lineRule="auto"/>
        <w:jc w:val="center"/>
        <w:rPr>
          <w:rFonts w:ascii="Times New Roman" w:eastAsia="Times New Roman" w:hAnsi="Times New Roman" w:cs="Times New Roman"/>
          <w:sz w:val="24"/>
          <w:szCs w:val="24"/>
        </w:rPr>
      </w:pPr>
    </w:p>
    <w:p w14:paraId="16C655D0" w14:textId="77777777" w:rsidR="00BC0D0E" w:rsidRPr="008D77AC" w:rsidRDefault="00BC0D0E">
      <w:pPr>
        <w:spacing w:line="360" w:lineRule="auto"/>
        <w:jc w:val="center"/>
        <w:rPr>
          <w:rFonts w:ascii="Times New Roman" w:eastAsia="Times New Roman" w:hAnsi="Times New Roman" w:cs="Times New Roman"/>
          <w:sz w:val="24"/>
          <w:szCs w:val="24"/>
        </w:rPr>
      </w:pPr>
    </w:p>
    <w:p w14:paraId="51D6DC36" w14:textId="77777777" w:rsidR="00BC0D0E" w:rsidRPr="008D77AC" w:rsidRDefault="00BC0D0E">
      <w:pPr>
        <w:spacing w:line="360" w:lineRule="auto"/>
        <w:rPr>
          <w:rFonts w:ascii="Times New Roman" w:eastAsia="Times New Roman" w:hAnsi="Times New Roman" w:cs="Times New Roman"/>
          <w:sz w:val="24"/>
          <w:szCs w:val="24"/>
        </w:rPr>
      </w:pPr>
    </w:p>
    <w:p w14:paraId="3ACAE0AE" w14:textId="77777777" w:rsidR="00BC0D0E" w:rsidRPr="008D77AC" w:rsidRDefault="00BC0D0E">
      <w:pPr>
        <w:spacing w:line="360" w:lineRule="auto"/>
        <w:jc w:val="center"/>
        <w:rPr>
          <w:rFonts w:ascii="Times New Roman" w:eastAsia="Times New Roman" w:hAnsi="Times New Roman" w:cs="Times New Roman"/>
          <w:sz w:val="24"/>
          <w:szCs w:val="24"/>
        </w:rPr>
      </w:pPr>
    </w:p>
    <w:p w14:paraId="141A3D9E" w14:textId="77777777" w:rsidR="00BC0D0E" w:rsidRPr="008D77AC" w:rsidRDefault="00BC0D0E">
      <w:pPr>
        <w:spacing w:line="360" w:lineRule="auto"/>
        <w:jc w:val="center"/>
        <w:rPr>
          <w:rFonts w:ascii="Times New Roman" w:eastAsia="Times New Roman" w:hAnsi="Times New Roman" w:cs="Times New Roman"/>
          <w:sz w:val="24"/>
          <w:szCs w:val="24"/>
        </w:rPr>
      </w:pPr>
    </w:p>
    <w:p w14:paraId="4DBA9809" w14:textId="77777777" w:rsidR="00BC0D0E" w:rsidRPr="008D77AC" w:rsidRDefault="00BC0D0E">
      <w:pPr>
        <w:spacing w:line="360" w:lineRule="auto"/>
        <w:rPr>
          <w:rFonts w:ascii="Times New Roman" w:eastAsia="Times New Roman" w:hAnsi="Times New Roman" w:cs="Times New Roman"/>
          <w:sz w:val="24"/>
          <w:szCs w:val="24"/>
        </w:rPr>
      </w:pPr>
    </w:p>
    <w:p w14:paraId="0A676F9C" w14:textId="77777777" w:rsidR="00BC0D0E" w:rsidRPr="008D77AC" w:rsidRDefault="006F1C85">
      <w:pPr>
        <w:tabs>
          <w:tab w:val="left" w:pos="5442"/>
        </w:tabs>
        <w:spacing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Studentkinja: Katarina Stekić</w:t>
      </w:r>
      <w:r w:rsidRPr="008D77AC">
        <w:rPr>
          <w:rFonts w:ascii="Times New Roman" w:eastAsia="Times New Roman" w:hAnsi="Times New Roman" w:cs="Times New Roman"/>
          <w:sz w:val="24"/>
          <w:szCs w:val="24"/>
        </w:rPr>
        <w:tab/>
      </w:r>
      <w:r w:rsidR="00CA4090" w:rsidRPr="008D77AC">
        <w:rPr>
          <w:rFonts w:ascii="Times New Roman" w:eastAsia="Times New Roman" w:hAnsi="Times New Roman" w:cs="Times New Roman"/>
          <w:sz w:val="24"/>
          <w:szCs w:val="24"/>
        </w:rPr>
        <w:t xml:space="preserve">                 Mentor: dr Vanja Ković</w:t>
      </w:r>
    </w:p>
    <w:p w14:paraId="3D315B16" w14:textId="77777777" w:rsidR="00CA4090" w:rsidRPr="008D77AC" w:rsidRDefault="00CA4090">
      <w:pPr>
        <w:tabs>
          <w:tab w:val="left" w:pos="-1890"/>
        </w:tabs>
        <w:spacing w:line="360" w:lineRule="auto"/>
        <w:ind w:right="-900"/>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Br. indeksa: PS 19/29</w:t>
      </w:r>
      <w:r w:rsidR="006F1C85" w:rsidRPr="008D77AC">
        <w:rPr>
          <w:rFonts w:ascii="Times New Roman" w:eastAsia="Times New Roman" w:hAnsi="Times New Roman" w:cs="Times New Roman"/>
          <w:sz w:val="24"/>
          <w:szCs w:val="24"/>
        </w:rPr>
        <w:tab/>
        <w:t xml:space="preserve">                            </w:t>
      </w:r>
      <w:r w:rsidR="006F1C85" w:rsidRPr="008D77AC">
        <w:rPr>
          <w:rFonts w:ascii="Times New Roman" w:eastAsia="Times New Roman" w:hAnsi="Times New Roman" w:cs="Times New Roman"/>
          <w:sz w:val="24"/>
          <w:szCs w:val="24"/>
        </w:rPr>
        <w:tab/>
      </w:r>
    </w:p>
    <w:p w14:paraId="2980234D" w14:textId="77777777" w:rsidR="00BC0D0E" w:rsidRPr="008D77AC" w:rsidRDefault="006F1C85">
      <w:pPr>
        <w:tabs>
          <w:tab w:val="left" w:pos="-1890"/>
        </w:tabs>
        <w:spacing w:line="360" w:lineRule="auto"/>
        <w:ind w:right="-900"/>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t xml:space="preserve"> </w:t>
      </w:r>
    </w:p>
    <w:p w14:paraId="33D6FF50" w14:textId="77777777" w:rsidR="00BC0D0E" w:rsidRPr="008D77AC" w:rsidRDefault="006F1C85">
      <w:pPr>
        <w:spacing w:line="360" w:lineRule="auto"/>
        <w:jc w:val="center"/>
        <w:rPr>
          <w:rFonts w:ascii="Times New Roman" w:eastAsia="Times New Roman" w:hAnsi="Times New Roman" w:cs="Times New Roman"/>
          <w:sz w:val="28"/>
          <w:szCs w:val="28"/>
        </w:rPr>
      </w:pPr>
      <w:r w:rsidRPr="008D77AC">
        <w:rPr>
          <w:rFonts w:ascii="Times New Roman" w:eastAsia="Times New Roman" w:hAnsi="Times New Roman" w:cs="Times New Roman"/>
          <w:sz w:val="28"/>
          <w:szCs w:val="28"/>
        </w:rPr>
        <w:lastRenderedPageBreak/>
        <w:t>Uvod</w:t>
      </w:r>
    </w:p>
    <w:p w14:paraId="5A0D7EB2" w14:textId="77777777" w:rsidR="00BC0D0E" w:rsidRPr="008D77AC" w:rsidRDefault="0057677A">
      <w:pPr>
        <w:spacing w:line="360" w:lineRule="auto"/>
        <w:ind w:firstLine="720"/>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sz w:val="24"/>
          <w:szCs w:val="24"/>
        </w:rPr>
        <w:t>Ikoničnosti predstavlja fenomen koji se tokom poslednje decenije sve više istražuje iz psiholingvističke paradigme i kroz istra</w:t>
      </w:r>
      <w:r w:rsidR="00ED35C7" w:rsidRPr="008D77AC">
        <w:rPr>
          <w:rFonts w:ascii="Times New Roman" w:eastAsia="Times New Roman" w:hAnsi="Times New Roman" w:cs="Times New Roman"/>
          <w:sz w:val="24"/>
          <w:szCs w:val="24"/>
        </w:rPr>
        <w:t>živanja u polju evolucije jezika</w:t>
      </w:r>
      <w:r w:rsidRPr="008D77AC">
        <w:rPr>
          <w:rFonts w:ascii="Times New Roman" w:eastAsia="Times New Roman" w:hAnsi="Times New Roman" w:cs="Times New Roman"/>
          <w:sz w:val="24"/>
          <w:szCs w:val="24"/>
        </w:rPr>
        <w:t>. Sam fenomen podrazumeva</w:t>
      </w:r>
      <w:r w:rsidR="006F1C85"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sz w:val="24"/>
          <w:szCs w:val="24"/>
        </w:rPr>
        <w:t>m</w:t>
      </w:r>
      <w:r w:rsidR="006F1C85" w:rsidRPr="008D77AC">
        <w:rPr>
          <w:rFonts w:ascii="Times New Roman" w:eastAsia="Times New Roman" w:hAnsi="Times New Roman" w:cs="Times New Roman"/>
          <w:sz w:val="24"/>
          <w:szCs w:val="24"/>
        </w:rPr>
        <w:t>apiranje</w:t>
      </w:r>
      <w:r w:rsidRPr="008D77AC">
        <w:rPr>
          <w:rFonts w:ascii="Times New Roman" w:eastAsia="Times New Roman" w:hAnsi="Times New Roman" w:cs="Times New Roman"/>
          <w:sz w:val="24"/>
          <w:szCs w:val="24"/>
        </w:rPr>
        <w:t xml:space="preserve"> pojmova</w:t>
      </w:r>
      <w:r w:rsidR="006F1C85" w:rsidRPr="008D77AC">
        <w:rPr>
          <w:rFonts w:ascii="Times New Roman" w:eastAsia="Times New Roman" w:hAnsi="Times New Roman" w:cs="Times New Roman"/>
          <w:sz w:val="24"/>
          <w:szCs w:val="24"/>
        </w:rPr>
        <w:t xml:space="preserve"> na osnovu sličnosti različitih aspekata oblika i značenja </w:t>
      </w:r>
      <w:r w:rsidR="006F1C85" w:rsidRPr="008D77AC">
        <w:rPr>
          <w:rFonts w:ascii="Times New Roman" w:eastAsia="Times New Roman" w:hAnsi="Times New Roman" w:cs="Times New Roman"/>
          <w:color w:val="000000"/>
          <w:sz w:val="24"/>
          <w:szCs w:val="24"/>
        </w:rPr>
        <w:t>(Dingemanse et al., 2015)</w:t>
      </w:r>
      <w:r w:rsidRPr="008D77AC">
        <w:rPr>
          <w:rFonts w:ascii="Times New Roman" w:eastAsia="Times New Roman" w:hAnsi="Times New Roman" w:cs="Times New Roman"/>
          <w:color w:val="000000"/>
          <w:sz w:val="24"/>
          <w:szCs w:val="24"/>
        </w:rPr>
        <w:t xml:space="preserve"> i</w:t>
      </w:r>
      <w:r w:rsidR="00ED35C7" w:rsidRPr="008D77AC">
        <w:rPr>
          <w:rFonts w:ascii="Times New Roman" w:eastAsia="Times New Roman" w:hAnsi="Times New Roman" w:cs="Times New Roman"/>
          <w:sz w:val="24"/>
          <w:szCs w:val="24"/>
        </w:rPr>
        <w:t xml:space="preserve"> pojavljuje se kao robustan </w:t>
      </w:r>
      <w:r w:rsidR="006F1C85" w:rsidRPr="008D77AC">
        <w:rPr>
          <w:rFonts w:ascii="Times New Roman" w:eastAsia="Times New Roman" w:hAnsi="Times New Roman" w:cs="Times New Roman"/>
          <w:sz w:val="24"/>
          <w:szCs w:val="24"/>
        </w:rPr>
        <w:t xml:space="preserve">u mnogim  istraživanjima, dok krosmodalne asocijacije pokazuju kako se ovo mapiranje može odvijati korišćenjem različitih čula </w:t>
      </w:r>
      <w:r w:rsidR="006F1C85" w:rsidRPr="008D77AC">
        <w:rPr>
          <w:rFonts w:ascii="Times New Roman" w:eastAsia="Times New Roman" w:hAnsi="Times New Roman" w:cs="Times New Roman"/>
          <w:color w:val="000000"/>
          <w:sz w:val="24"/>
          <w:szCs w:val="24"/>
        </w:rPr>
        <w:t>(</w:t>
      </w:r>
      <w:r w:rsidR="006F1C85" w:rsidRPr="008D77AC">
        <w:rPr>
          <w:rFonts w:ascii="Times New Roman" w:eastAsia="Times New Roman" w:hAnsi="Times New Roman" w:cs="Times New Roman"/>
          <w:sz w:val="24"/>
          <w:szCs w:val="24"/>
        </w:rPr>
        <w:t xml:space="preserve">Ramachandran &amp; Hubbard, 2001; </w:t>
      </w:r>
      <w:r w:rsidR="006F1C85" w:rsidRPr="008D77AC">
        <w:rPr>
          <w:rFonts w:ascii="Times New Roman" w:eastAsia="Times New Roman" w:hAnsi="Times New Roman" w:cs="Times New Roman"/>
          <w:color w:val="000000"/>
          <w:sz w:val="24"/>
          <w:szCs w:val="24"/>
        </w:rPr>
        <w:t>Sidhu &amp; Pexman, 2017; Winter, Perlman, Perry, &amp; Lupyan, 2017). Istraživanja se danas usmeravaju u pravcu otkrivanja uloge ikoničnosti u jeziku, kao i načina na koji ikoničnost može pomoći pri usvajanju jezika (Asano et al., 2015; Imai &amp; Kita, 2014; Perniss &amp; Vigliocco, 2014; reviewed in Nielsen &amp; Di</w:t>
      </w:r>
      <w:r w:rsidRPr="008D77AC">
        <w:rPr>
          <w:rFonts w:ascii="Times New Roman" w:eastAsia="Times New Roman" w:hAnsi="Times New Roman" w:cs="Times New Roman"/>
          <w:color w:val="000000"/>
          <w:sz w:val="24"/>
          <w:szCs w:val="24"/>
        </w:rPr>
        <w:t xml:space="preserve">ngemanse, 2017; Ortega, 2017). </w:t>
      </w:r>
    </w:p>
    <w:p w14:paraId="52C25C50"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 xml:space="preserve"> </w:t>
      </w:r>
      <w:r w:rsidRPr="008D77AC">
        <w:rPr>
          <w:rFonts w:ascii="Times New Roman" w:eastAsia="Times New Roman" w:hAnsi="Times New Roman" w:cs="Times New Roman"/>
          <w:color w:val="000000"/>
          <w:sz w:val="24"/>
          <w:szCs w:val="24"/>
        </w:rPr>
        <w:tab/>
        <w:t>Ikoničko mapiranje značajno je za usvajanje jezika jer se simboli sa većim stepenom ikoničnosti lakše uče od arbitrarnih simbola, naročito kada su u pitanju</w:t>
      </w:r>
      <w:r w:rsidR="0057677A" w:rsidRPr="008D77AC">
        <w:rPr>
          <w:rFonts w:ascii="Times New Roman" w:eastAsia="Times New Roman" w:hAnsi="Times New Roman" w:cs="Times New Roman"/>
          <w:color w:val="000000"/>
          <w:sz w:val="24"/>
          <w:szCs w:val="24"/>
        </w:rPr>
        <w:t xml:space="preserve"> kliničke</w:t>
      </w:r>
      <w:r w:rsidRPr="008D77AC">
        <w:rPr>
          <w:rFonts w:ascii="Times New Roman" w:eastAsia="Times New Roman" w:hAnsi="Times New Roman" w:cs="Times New Roman"/>
          <w:color w:val="000000"/>
          <w:sz w:val="24"/>
          <w:szCs w:val="24"/>
        </w:rPr>
        <w:t xml:space="preserve"> populacije sa izraženim razvojnim poremećajima (Koul, Schlosser &amp; Sancibrian, 2001) ili zakašnjenjem u jezičkom razvoju (Burroughs et al., 1990). Ikonički znakovi se procenjuju kao jednostavniji i lakši za razumevanje od metaforičnih i arbitrarnih znakova. U skladu sa tim, pravilnosti koje se javljaju kod ikoničnih znakova mogu da koriste kao smernice za učenje novih, nepoznatih reči (Ković, 2017). Ikoničnost u jezičkom domenu dalje ćemo nazivati jezički simbolizam.</w:t>
      </w:r>
    </w:p>
    <w:p w14:paraId="055C4740"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ab/>
        <w:t>Istraživanje Blazija i saradnika (Blasi et al., 2016) pokrilo je ispitivanje postojanja jezičkog simbolizma u dve trećine svetskih jezika. Rezultati su pokazali da je jezički simbolizam široko rasprostranjen u prirodnom jeziku, naročito u afričkim, visoko ekspresivnim jezicima. Pronađeno je 40 asocijacija koje ukazuju na prisustvo jezičkog simbolizma kao univerzalnog jezičkog fenomena (npr. u mnogim jezicima nazalni zvuk /n/ postoji u rečima koje označavaju pojam „nos“). Pošto se pokazalo u prethodnim istraživanjima takođe da je jezički simbolizam više prisutan u latinskom i starogrčkom nego što je u savremenim jezicima, postavlja se pretpostavka o funkciji jezičkog simbolizma u evoluciji jezika (Ković, 2017). Ukoliko je ikoničnost postepeno ustupala mesto arbitrarnosti u jezičkom sistemu, postoji mogućn</w:t>
      </w:r>
      <w:r w:rsidR="00F178FB" w:rsidRPr="008D77AC">
        <w:rPr>
          <w:rFonts w:ascii="Times New Roman" w:eastAsia="Times New Roman" w:hAnsi="Times New Roman" w:cs="Times New Roman"/>
          <w:color w:val="000000"/>
          <w:sz w:val="24"/>
          <w:szCs w:val="24"/>
        </w:rPr>
        <w:t>ost da je jezički simbolizam</w:t>
      </w:r>
      <w:r w:rsidRPr="008D77AC">
        <w:rPr>
          <w:rFonts w:ascii="Times New Roman" w:eastAsia="Times New Roman" w:hAnsi="Times New Roman" w:cs="Times New Roman"/>
          <w:color w:val="000000"/>
          <w:sz w:val="24"/>
          <w:szCs w:val="24"/>
        </w:rPr>
        <w:t xml:space="preserve"> osnova za usvajanje jezika.</w:t>
      </w:r>
    </w:p>
    <w:p w14:paraId="40262217"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ab/>
        <w:t>Razmatranju evolucione uloge jezičkog simbolizma ide u prilog istraživanje Asana i saradnika (2015) koje pokazuje da simbolizam</w:t>
      </w:r>
      <w:r w:rsidR="00F178FB" w:rsidRPr="008D77AC">
        <w:rPr>
          <w:rFonts w:ascii="Times New Roman" w:eastAsia="Times New Roman" w:hAnsi="Times New Roman" w:cs="Times New Roman"/>
          <w:color w:val="000000"/>
          <w:sz w:val="24"/>
          <w:szCs w:val="24"/>
        </w:rPr>
        <w:t xml:space="preserve"> na nivou reakcije na zvuk</w:t>
      </w:r>
      <w:r w:rsidRPr="008D77AC">
        <w:rPr>
          <w:rFonts w:ascii="Times New Roman" w:eastAsia="Times New Roman" w:hAnsi="Times New Roman" w:cs="Times New Roman"/>
          <w:color w:val="000000"/>
          <w:sz w:val="24"/>
          <w:szCs w:val="24"/>
        </w:rPr>
        <w:t xml:space="preserve"> postoji na neuralnom </w:t>
      </w:r>
      <w:r w:rsidRPr="008D77AC">
        <w:rPr>
          <w:rFonts w:ascii="Times New Roman" w:eastAsia="Times New Roman" w:hAnsi="Times New Roman" w:cs="Times New Roman"/>
          <w:color w:val="000000"/>
          <w:sz w:val="24"/>
          <w:szCs w:val="24"/>
        </w:rPr>
        <w:lastRenderedPageBreak/>
        <w:t>planu kod odojčadi starih samo 4 meseca. Na osnovu ovih i sličnih rezultata (Imai et al. 2008; Ković 2010; Maurer, Pathman,, &amp; Mondloch, 2006; Ozturk, Krehm., &amp; Vouloumanos, 2013) uspostavljena je hipoteza o krucijalnoj važnosti zvučnog simbolizma za usvajanje jezika kod beba. Imai i Kita (2014) predlažu da na osnovu vrlo rano uspostavljenih ikoničkih znakova deca uspevaju da razviju referencijalne sisteme</w:t>
      </w:r>
      <w:r w:rsidR="00F178FB" w:rsidRPr="008D77AC">
        <w:rPr>
          <w:rFonts w:ascii="Times New Roman" w:eastAsia="Times New Roman" w:hAnsi="Times New Roman" w:cs="Times New Roman"/>
          <w:color w:val="000000"/>
          <w:sz w:val="24"/>
          <w:szCs w:val="24"/>
        </w:rPr>
        <w:t xml:space="preserve"> tj. pojmovne mape pomoć kojih opisuju svet oko sebe</w:t>
      </w:r>
      <w:r w:rsidRPr="008D77AC">
        <w:rPr>
          <w:rFonts w:ascii="Times New Roman" w:eastAsia="Times New Roman" w:hAnsi="Times New Roman" w:cs="Times New Roman"/>
          <w:color w:val="000000"/>
          <w:sz w:val="24"/>
          <w:szCs w:val="24"/>
        </w:rPr>
        <w:t xml:space="preserve">. </w:t>
      </w:r>
    </w:p>
    <w:p w14:paraId="11F69CE8" w14:textId="77777777" w:rsidR="006F7F2D"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ab/>
        <w:t>Problem ove hipoteze i sličnih nastaje u pokušaju eksperimentalne provere. Čim razviju sistem referencija deca prestaju da budu pogodni ispitanici za ispitivanje uloge jezičkog simbolizma u usvajanju bilo kog jezika. Ispitivanja sa odraslima ne mogu dati uvide u pitanje evolucione prirode jezičkog simbolizma, ali se može ispitati usvajanje novih koncepata i kategorija (Nielsen, 2016). Nilsen ovde pravi razliku između refencijalnog i konceptualnog mapiranja. Za referencijalno mapiranje bi pritom bio dovoljan jezički simbolizam po sebi, dok konceptualno mapiranje zahteva sistematičnost.</w:t>
      </w:r>
      <w:r w:rsidR="00F178FB" w:rsidRPr="008D77AC">
        <w:rPr>
          <w:rFonts w:ascii="Times New Roman" w:eastAsia="Times New Roman" w:hAnsi="Times New Roman" w:cs="Times New Roman"/>
          <w:color w:val="000000"/>
          <w:sz w:val="24"/>
          <w:szCs w:val="24"/>
        </w:rPr>
        <w:t xml:space="preserve"> Drugim rečima, jezičko-simbolični aspekti jezika su dovoljni za </w:t>
      </w:r>
      <w:r w:rsidR="00ED35C7" w:rsidRPr="008D77AC">
        <w:rPr>
          <w:rFonts w:ascii="Times New Roman" w:eastAsia="Times New Roman" w:hAnsi="Times New Roman" w:cs="Times New Roman"/>
          <w:color w:val="000000"/>
          <w:sz w:val="24"/>
          <w:szCs w:val="24"/>
        </w:rPr>
        <w:t>uklapanje</w:t>
      </w:r>
      <w:r w:rsidR="0016245B" w:rsidRPr="008D77AC">
        <w:rPr>
          <w:rFonts w:ascii="Times New Roman" w:eastAsia="Times New Roman" w:hAnsi="Times New Roman" w:cs="Times New Roman"/>
          <w:color w:val="000000"/>
          <w:sz w:val="24"/>
          <w:szCs w:val="24"/>
        </w:rPr>
        <w:t xml:space="preserve"> pojedinačnog</w:t>
      </w:r>
      <w:r w:rsidR="00F178FB" w:rsidRPr="008D77AC">
        <w:rPr>
          <w:rFonts w:ascii="Times New Roman" w:eastAsia="Times New Roman" w:hAnsi="Times New Roman" w:cs="Times New Roman"/>
          <w:color w:val="000000"/>
          <w:sz w:val="24"/>
          <w:szCs w:val="24"/>
        </w:rPr>
        <w:t xml:space="preserve"> pojma u već postojeću mapu pojmova (npr. s obzirom da postoji asocijacija foneme /m/ sa </w:t>
      </w:r>
      <w:r w:rsidR="0016245B" w:rsidRPr="008D77AC">
        <w:rPr>
          <w:rFonts w:ascii="Times New Roman" w:eastAsia="Times New Roman" w:hAnsi="Times New Roman" w:cs="Times New Roman"/>
          <w:color w:val="000000"/>
          <w:sz w:val="24"/>
          <w:szCs w:val="24"/>
        </w:rPr>
        <w:t>dojkama</w:t>
      </w:r>
      <w:r w:rsidR="00F178FB" w:rsidRPr="008D77AC">
        <w:rPr>
          <w:rFonts w:ascii="Times New Roman" w:eastAsia="Times New Roman" w:hAnsi="Times New Roman" w:cs="Times New Roman"/>
          <w:color w:val="000000"/>
          <w:sz w:val="24"/>
          <w:szCs w:val="24"/>
        </w:rPr>
        <w:t xml:space="preserve">, učenje reči „vime“ je olakšano). </w:t>
      </w:r>
    </w:p>
    <w:p w14:paraId="3CEE2DDF" w14:textId="77777777" w:rsidR="00BC0D0E" w:rsidRPr="008D77AC" w:rsidRDefault="00F178FB" w:rsidP="006F7F2D">
      <w:pPr>
        <w:spacing w:line="360" w:lineRule="auto"/>
        <w:ind w:firstLine="720"/>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Međutim, kako bi se novi pojam usvojio kao posebna kategorija koja zahteva proširenje sistema (učenje novih pojmova), neophod</w:t>
      </w:r>
      <w:r w:rsidR="006F7F2D" w:rsidRPr="008D77AC">
        <w:rPr>
          <w:rFonts w:ascii="Times New Roman" w:eastAsia="Times New Roman" w:hAnsi="Times New Roman" w:cs="Times New Roman"/>
          <w:color w:val="000000"/>
          <w:sz w:val="24"/>
          <w:szCs w:val="24"/>
        </w:rPr>
        <w:t xml:space="preserve">no je da </w:t>
      </w:r>
      <w:r w:rsidR="0016245B" w:rsidRPr="008D77AC">
        <w:rPr>
          <w:rFonts w:ascii="Times New Roman" w:eastAsia="Times New Roman" w:hAnsi="Times New Roman" w:cs="Times New Roman"/>
          <w:color w:val="000000"/>
          <w:sz w:val="24"/>
          <w:szCs w:val="24"/>
        </w:rPr>
        <w:t>jezičko-simbolične asocijacije budu povezane</w:t>
      </w:r>
      <w:r w:rsidRPr="008D77AC">
        <w:rPr>
          <w:rFonts w:ascii="Times New Roman" w:eastAsia="Times New Roman" w:hAnsi="Times New Roman" w:cs="Times New Roman"/>
          <w:color w:val="000000"/>
          <w:sz w:val="24"/>
          <w:szCs w:val="24"/>
        </w:rPr>
        <w:t xml:space="preserve"> u sistematičnom poretku.</w:t>
      </w:r>
      <w:r w:rsidR="0016245B" w:rsidRPr="008D77AC">
        <w:rPr>
          <w:rFonts w:ascii="Times New Roman" w:eastAsia="Times New Roman" w:hAnsi="Times New Roman" w:cs="Times New Roman"/>
          <w:color w:val="000000"/>
          <w:sz w:val="24"/>
          <w:szCs w:val="24"/>
        </w:rPr>
        <w:t xml:space="preserve"> Pripadnici hipoteze sistematičnosti predlažu da učenje novih </w:t>
      </w:r>
      <w:r w:rsidR="006F7F2D" w:rsidRPr="008D77AC">
        <w:rPr>
          <w:rFonts w:ascii="Times New Roman" w:eastAsia="Times New Roman" w:hAnsi="Times New Roman" w:cs="Times New Roman"/>
          <w:color w:val="000000"/>
          <w:sz w:val="24"/>
          <w:szCs w:val="24"/>
        </w:rPr>
        <w:t>pojmova</w:t>
      </w:r>
      <w:r w:rsidR="0016245B" w:rsidRPr="008D77AC">
        <w:rPr>
          <w:rFonts w:ascii="Times New Roman" w:eastAsia="Times New Roman" w:hAnsi="Times New Roman" w:cs="Times New Roman"/>
          <w:color w:val="000000"/>
          <w:sz w:val="24"/>
          <w:szCs w:val="24"/>
        </w:rPr>
        <w:t xml:space="preserve"> nije moguće samo na osnovu pojedinačno uspostavljenih jezičko-simboličnih aso</w:t>
      </w:r>
      <w:r w:rsidR="006F7F2D" w:rsidRPr="008D77AC">
        <w:rPr>
          <w:rFonts w:ascii="Times New Roman" w:eastAsia="Times New Roman" w:hAnsi="Times New Roman" w:cs="Times New Roman"/>
          <w:color w:val="000000"/>
          <w:sz w:val="24"/>
          <w:szCs w:val="24"/>
        </w:rPr>
        <w:t xml:space="preserve">cijacija, već je neophodno novi pojam sistematično povezati sa </w:t>
      </w:r>
      <w:r w:rsidR="0016245B" w:rsidRPr="008D77AC">
        <w:rPr>
          <w:rFonts w:ascii="Times New Roman" w:eastAsia="Times New Roman" w:hAnsi="Times New Roman" w:cs="Times New Roman"/>
          <w:color w:val="000000"/>
          <w:sz w:val="24"/>
          <w:szCs w:val="24"/>
        </w:rPr>
        <w:t>značenjem koje deli sa već uspostavljenim kategorijama.</w:t>
      </w:r>
      <w:r w:rsidRPr="008D77AC">
        <w:rPr>
          <w:rFonts w:ascii="Times New Roman" w:eastAsia="Times New Roman" w:hAnsi="Times New Roman" w:cs="Times New Roman"/>
          <w:color w:val="000000"/>
          <w:sz w:val="24"/>
          <w:szCs w:val="24"/>
        </w:rPr>
        <w:t xml:space="preserve"> </w:t>
      </w:r>
      <w:r w:rsidR="006F1C85" w:rsidRPr="008D77AC">
        <w:rPr>
          <w:rFonts w:ascii="Times New Roman" w:eastAsia="Times New Roman" w:hAnsi="Times New Roman" w:cs="Times New Roman"/>
          <w:color w:val="000000"/>
          <w:sz w:val="24"/>
          <w:szCs w:val="24"/>
        </w:rPr>
        <w:t>Monagan i njegovi saradnici (2011; 2012; 2014)</w:t>
      </w:r>
      <w:r w:rsidR="0016245B" w:rsidRPr="008D77AC">
        <w:rPr>
          <w:rFonts w:ascii="Times New Roman" w:eastAsia="Times New Roman" w:hAnsi="Times New Roman" w:cs="Times New Roman"/>
          <w:color w:val="000000"/>
          <w:sz w:val="24"/>
          <w:szCs w:val="24"/>
        </w:rPr>
        <w:t xml:space="preserve"> u svojim istraživanjima</w:t>
      </w:r>
      <w:r w:rsidR="006F1C85" w:rsidRPr="008D77AC">
        <w:rPr>
          <w:rFonts w:ascii="Times New Roman" w:eastAsia="Times New Roman" w:hAnsi="Times New Roman" w:cs="Times New Roman"/>
          <w:color w:val="000000"/>
          <w:sz w:val="24"/>
          <w:szCs w:val="24"/>
        </w:rPr>
        <w:t xml:space="preserve"> dosledno pokazuju da sistematičnost u prikazivanju materijala olakšava učenje </w:t>
      </w:r>
      <w:r w:rsidR="006F7F2D" w:rsidRPr="008D77AC">
        <w:rPr>
          <w:rFonts w:ascii="Times New Roman" w:eastAsia="Times New Roman" w:hAnsi="Times New Roman" w:cs="Times New Roman"/>
          <w:color w:val="000000"/>
          <w:sz w:val="24"/>
          <w:szCs w:val="24"/>
        </w:rPr>
        <w:t>pojmova</w:t>
      </w:r>
      <w:r w:rsidR="0016245B" w:rsidRPr="008D77AC">
        <w:rPr>
          <w:rFonts w:ascii="Times New Roman" w:eastAsia="Times New Roman" w:hAnsi="Times New Roman" w:cs="Times New Roman"/>
          <w:color w:val="000000"/>
          <w:sz w:val="24"/>
          <w:szCs w:val="24"/>
        </w:rPr>
        <w:t xml:space="preserve"> samim tim što slične reči imaju slična značenja</w:t>
      </w:r>
      <w:r w:rsidR="006F1C85" w:rsidRPr="008D77AC">
        <w:rPr>
          <w:rFonts w:ascii="Times New Roman" w:eastAsia="Times New Roman" w:hAnsi="Times New Roman" w:cs="Times New Roman"/>
          <w:color w:val="000000"/>
          <w:sz w:val="24"/>
          <w:szCs w:val="24"/>
        </w:rPr>
        <w:t>. U literaturi se jezički simbolizam i sistematičnost često predstavljaju kao međ</w:t>
      </w:r>
      <w:r w:rsidR="0016245B" w:rsidRPr="008D77AC">
        <w:rPr>
          <w:rFonts w:ascii="Times New Roman" w:eastAsia="Times New Roman" w:hAnsi="Times New Roman" w:cs="Times New Roman"/>
          <w:color w:val="000000"/>
          <w:sz w:val="24"/>
          <w:szCs w:val="24"/>
        </w:rPr>
        <w:t>usobno isključive pretpostavke, dok su neka istraživanja (</w:t>
      </w:r>
      <w:r w:rsidR="0016245B" w:rsidRPr="008D77AC">
        <w:rPr>
          <w:rFonts w:ascii="Times New Roman" w:hAnsi="Times New Roman" w:cs="Times New Roman"/>
          <w:color w:val="000000"/>
          <w:sz w:val="24"/>
          <w:szCs w:val="24"/>
        </w:rPr>
        <w:t>Aveyard, 2012; Monaghan et al., 2012; Nielsen &amp; Rendall, 2012</w:t>
      </w:r>
      <w:r w:rsidR="0016245B" w:rsidRPr="008D77AC">
        <w:rPr>
          <w:rFonts w:ascii="Times New Roman" w:eastAsia="Times New Roman" w:hAnsi="Times New Roman" w:cs="Times New Roman"/>
          <w:color w:val="000000"/>
          <w:sz w:val="24"/>
          <w:szCs w:val="24"/>
        </w:rPr>
        <w:t>)</w:t>
      </w:r>
      <w:r w:rsidR="00425778" w:rsidRPr="008D77AC">
        <w:rPr>
          <w:rFonts w:ascii="Times New Roman" w:eastAsia="Times New Roman" w:hAnsi="Times New Roman" w:cs="Times New Roman"/>
          <w:color w:val="000000"/>
          <w:sz w:val="24"/>
          <w:szCs w:val="24"/>
        </w:rPr>
        <w:t xml:space="preserve"> kontrastirala ove dve hipoteze i pokazala da jezički simbolizam i sistematičnost zajedno pružaju potporu za lakše učenje novih </w:t>
      </w:r>
      <w:r w:rsidR="006F7F2D" w:rsidRPr="008D77AC">
        <w:rPr>
          <w:rFonts w:ascii="Times New Roman" w:eastAsia="Times New Roman" w:hAnsi="Times New Roman" w:cs="Times New Roman"/>
          <w:color w:val="000000"/>
          <w:sz w:val="24"/>
          <w:szCs w:val="24"/>
        </w:rPr>
        <w:t>pojmova</w:t>
      </w:r>
      <w:r w:rsidR="00425778" w:rsidRPr="008D77AC">
        <w:rPr>
          <w:rFonts w:ascii="Times New Roman" w:eastAsia="Times New Roman" w:hAnsi="Times New Roman" w:cs="Times New Roman"/>
          <w:color w:val="000000"/>
          <w:sz w:val="24"/>
          <w:szCs w:val="24"/>
        </w:rPr>
        <w:t xml:space="preserve">, dok distinkti doprinosi ova dva fenomena nisu ispitani. </w:t>
      </w:r>
    </w:p>
    <w:p w14:paraId="1862A9B1" w14:textId="77777777" w:rsidR="00BC0D0E" w:rsidRPr="008D77AC" w:rsidRDefault="006F1C85">
      <w:pPr>
        <w:spacing w:line="360" w:lineRule="auto"/>
        <w:jc w:val="both"/>
        <w:rPr>
          <w:rFonts w:ascii="Times New Roman" w:eastAsia="Times New Roman" w:hAnsi="Times New Roman" w:cs="Times New Roman"/>
          <w:i/>
          <w:sz w:val="24"/>
          <w:szCs w:val="24"/>
        </w:rPr>
      </w:pPr>
      <w:r w:rsidRPr="008D77AC">
        <w:rPr>
          <w:rFonts w:ascii="Times New Roman" w:eastAsia="Times New Roman" w:hAnsi="Times New Roman" w:cs="Times New Roman"/>
          <w:color w:val="000000"/>
          <w:sz w:val="24"/>
          <w:szCs w:val="24"/>
        </w:rPr>
        <w:tab/>
        <w:t>Najnoviji rad Vestberija (</w:t>
      </w:r>
      <w:r w:rsidRPr="008D77AC">
        <w:rPr>
          <w:rFonts w:ascii="Times New Roman" w:eastAsia="Times New Roman" w:hAnsi="Times New Roman" w:cs="Times New Roman"/>
          <w:sz w:val="24"/>
          <w:szCs w:val="24"/>
        </w:rPr>
        <w:t xml:space="preserve">Westbury, 2018) raspravlja o problemu replikabilnosti nalaza koji potvrđuju efekat jezičkog simbolizma. Naime, Vestberi ne uspeva da replicilira sopstvene nalaze iz 2005. godine  (Westbury, 2005) gde pokazuje da implicitan efekat jezičkog simbolizma </w:t>
      </w:r>
      <w:r w:rsidRPr="008D77AC">
        <w:rPr>
          <w:rFonts w:ascii="Times New Roman" w:eastAsia="Times New Roman" w:hAnsi="Times New Roman" w:cs="Times New Roman"/>
          <w:sz w:val="24"/>
          <w:szCs w:val="24"/>
        </w:rPr>
        <w:lastRenderedPageBreak/>
        <w:t>u učenju postoji.</w:t>
      </w:r>
      <w:r w:rsidR="00425778"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sz w:val="24"/>
          <w:szCs w:val="24"/>
        </w:rPr>
        <w:t>Vestberi predlaže da bi trebalo matematički kontrolisati nivo “oštrosti” i “oblosti” u stimulusima</w:t>
      </w:r>
      <w:r w:rsidR="00425778" w:rsidRPr="008D77AC">
        <w:rPr>
          <w:rFonts w:ascii="Times New Roman" w:eastAsia="Times New Roman" w:hAnsi="Times New Roman" w:cs="Times New Roman"/>
          <w:sz w:val="24"/>
          <w:szCs w:val="24"/>
        </w:rPr>
        <w:t xml:space="preserve"> kako bi rezultati bili pouzdaniji</w:t>
      </w:r>
      <w:r w:rsidRPr="008D77AC">
        <w:rPr>
          <w:rFonts w:ascii="Times New Roman" w:eastAsia="Times New Roman" w:hAnsi="Times New Roman" w:cs="Times New Roman"/>
          <w:sz w:val="24"/>
          <w:szCs w:val="24"/>
        </w:rPr>
        <w:t xml:space="preserve">, što je do sada retko rađeno. </w:t>
      </w:r>
    </w:p>
    <w:p w14:paraId="1C14B170" w14:textId="77777777" w:rsidR="00BC0D0E" w:rsidRPr="008D77AC" w:rsidRDefault="006F1C85">
      <w:pPr>
        <w:spacing w:line="360" w:lineRule="auto"/>
        <w:jc w:val="both"/>
        <w:rPr>
          <w:rFonts w:ascii="Times New Roman" w:eastAsia="Times New Roman" w:hAnsi="Times New Roman" w:cs="Times New Roman"/>
          <w:sz w:val="24"/>
          <w:szCs w:val="24"/>
          <w:highlight w:val="white"/>
        </w:rPr>
      </w:pPr>
      <w:r w:rsidRPr="008D77AC">
        <w:rPr>
          <w:rFonts w:ascii="Times New Roman" w:eastAsia="Times New Roman" w:hAnsi="Times New Roman" w:cs="Times New Roman"/>
          <w:color w:val="000000"/>
          <w:sz w:val="24"/>
          <w:szCs w:val="24"/>
        </w:rPr>
        <w:t xml:space="preserve"> </w:t>
      </w:r>
      <w:r w:rsidRPr="008D77AC">
        <w:rPr>
          <w:rFonts w:ascii="Times New Roman" w:eastAsia="Times New Roman" w:hAnsi="Times New Roman" w:cs="Times New Roman"/>
          <w:color w:val="000000"/>
          <w:sz w:val="24"/>
          <w:szCs w:val="24"/>
        </w:rPr>
        <w:tab/>
        <w:t>Po pitanju usvajanja novih koncepata i kategorija putem jezičkog simbolizma najznačajnija istraživanja sproveo je Lipijan sa saradnicima (Lupyan et al., 2007; 2014). U ovim istraživanjima Lipijan i saradnici pokazuju da samo postojanje naziva kategorija pospešuje uspešnost kategorizacije objekata, pri čemu kategorije pomažu više od naziva pojedinačnih ajtema. U ovoj paradigmi korišćeni su Yufo stimulusi, figure koje podsećaju na vanzemaljce, pri čemu je cilj ispitanika bio da nauče da ih klasifikuju kao opasne ili bezopasne. Značajan nalaz prve studije (Lupyan,</w:t>
      </w:r>
      <w:r w:rsidRPr="008D77AC">
        <w:rPr>
          <w:rFonts w:ascii="Times New Roman" w:eastAsia="Times New Roman" w:hAnsi="Times New Roman" w:cs="Times New Roman"/>
          <w:sz w:val="24"/>
          <w:szCs w:val="24"/>
          <w:highlight w:val="white"/>
        </w:rPr>
        <w:t xml:space="preserve"> Rakison, &amp; McClelland, 2007) je da nazivi kategorija nis redundantni, iako ispitanici mogu da izvrše kategorizaciju samo na osnovu slika. Naprotiv, grupa ispitanika kojoj su prikazani stimulusi bez naziva kategorije bili su sporiji u kategorizaciji i pravili više grešaka od grupe kojoj su prikazani nazivi kategorije uz stimuluse. U narednoj studiji (Lupyan &amp; Casasanto, 2014) nazivi kategorija su izmenjeni t</w:t>
      </w:r>
      <w:r w:rsidR="00425778" w:rsidRPr="008D77AC">
        <w:rPr>
          <w:rFonts w:ascii="Times New Roman" w:eastAsia="Times New Roman" w:hAnsi="Times New Roman" w:cs="Times New Roman"/>
          <w:sz w:val="24"/>
          <w:szCs w:val="24"/>
          <w:highlight w:val="white"/>
        </w:rPr>
        <w:t>ako da imaju ili nemaju jezičko-</w:t>
      </w:r>
      <w:r w:rsidRPr="008D77AC">
        <w:rPr>
          <w:rFonts w:ascii="Times New Roman" w:eastAsia="Times New Roman" w:hAnsi="Times New Roman" w:cs="Times New Roman"/>
          <w:sz w:val="24"/>
          <w:szCs w:val="24"/>
          <w:highlight w:val="white"/>
        </w:rPr>
        <w:t>simbolične atribute. Pokazano je da ispitanici znatno brže i lakše kategori</w:t>
      </w:r>
      <w:r w:rsidR="00425778" w:rsidRPr="008D77AC">
        <w:rPr>
          <w:rFonts w:ascii="Times New Roman" w:eastAsia="Times New Roman" w:hAnsi="Times New Roman" w:cs="Times New Roman"/>
          <w:sz w:val="24"/>
          <w:szCs w:val="24"/>
          <w:highlight w:val="white"/>
        </w:rPr>
        <w:t>šu stimuluse kada imaju jezičko-</w:t>
      </w:r>
      <w:r w:rsidRPr="008D77AC">
        <w:rPr>
          <w:rFonts w:ascii="Times New Roman" w:eastAsia="Times New Roman" w:hAnsi="Times New Roman" w:cs="Times New Roman"/>
          <w:sz w:val="24"/>
          <w:szCs w:val="24"/>
          <w:highlight w:val="white"/>
        </w:rPr>
        <w:t>simbolične kategorije u odnosu na situaci</w:t>
      </w:r>
      <w:r w:rsidR="00425778" w:rsidRPr="008D77AC">
        <w:rPr>
          <w:rFonts w:ascii="Times New Roman" w:eastAsia="Times New Roman" w:hAnsi="Times New Roman" w:cs="Times New Roman"/>
          <w:sz w:val="24"/>
          <w:szCs w:val="24"/>
          <w:highlight w:val="white"/>
        </w:rPr>
        <w:t>ju kada kategorije nisu jezičko-</w:t>
      </w:r>
      <w:r w:rsidRPr="008D77AC">
        <w:rPr>
          <w:rFonts w:ascii="Times New Roman" w:eastAsia="Times New Roman" w:hAnsi="Times New Roman" w:cs="Times New Roman"/>
          <w:sz w:val="24"/>
          <w:szCs w:val="24"/>
          <w:highlight w:val="white"/>
        </w:rPr>
        <w:t>simbol</w:t>
      </w:r>
      <w:r w:rsidR="00425778" w:rsidRPr="008D77AC">
        <w:rPr>
          <w:rFonts w:ascii="Times New Roman" w:eastAsia="Times New Roman" w:hAnsi="Times New Roman" w:cs="Times New Roman"/>
          <w:sz w:val="24"/>
          <w:szCs w:val="24"/>
          <w:highlight w:val="white"/>
        </w:rPr>
        <w:t>ične. Da kongruentost u jezičko-</w:t>
      </w:r>
      <w:r w:rsidRPr="008D77AC">
        <w:rPr>
          <w:rFonts w:ascii="Times New Roman" w:eastAsia="Times New Roman" w:hAnsi="Times New Roman" w:cs="Times New Roman"/>
          <w:sz w:val="24"/>
          <w:szCs w:val="24"/>
          <w:highlight w:val="white"/>
        </w:rPr>
        <w:t xml:space="preserve">simboličkim atributima igra važnu ulogu u zadatku kategorizacije pokazano je i na neuralnom planu (Ković, 2010; Kamero et al., 2014).  </w:t>
      </w:r>
    </w:p>
    <w:p w14:paraId="60E7C9C3"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sz w:val="24"/>
          <w:szCs w:val="24"/>
          <w:highlight w:val="white"/>
        </w:rPr>
        <w:tab/>
        <w:t>Jedini pokušaj sistematskog uklapanja različitih pretpostavki do sada predstavlja rad Nilsena i saradnika (</w:t>
      </w:r>
      <w:r w:rsidRPr="008D77AC">
        <w:rPr>
          <w:rFonts w:ascii="Times New Roman" w:eastAsia="Times New Roman" w:hAnsi="Times New Roman" w:cs="Times New Roman"/>
          <w:color w:val="000000"/>
          <w:sz w:val="24"/>
          <w:szCs w:val="24"/>
        </w:rPr>
        <w:t>Nielsen, Simn</w:t>
      </w:r>
      <w:r w:rsidR="00425778" w:rsidRPr="008D77AC">
        <w:rPr>
          <w:rFonts w:ascii="Times New Roman" w:eastAsia="Times New Roman" w:hAnsi="Times New Roman" w:cs="Times New Roman"/>
          <w:color w:val="000000"/>
          <w:sz w:val="24"/>
          <w:szCs w:val="24"/>
        </w:rPr>
        <w:t>er, Kirby, &amp; Smith, 2017</w:t>
      </w:r>
      <w:r w:rsidRPr="008D77AC">
        <w:rPr>
          <w:rFonts w:ascii="Times New Roman" w:eastAsia="Times New Roman" w:hAnsi="Times New Roman" w:cs="Times New Roman"/>
          <w:color w:val="000000"/>
          <w:sz w:val="24"/>
          <w:szCs w:val="24"/>
        </w:rPr>
        <w:t>), gde su korišćeni zaobljeni i špicasti dvodimenzionalni stimulusi u četiri eksperimentalne situacije: kongruentnoj, nekongruentnoj, konvencionalnoj i mešanoj. U kongruentnoj situaciji prikazani su</w:t>
      </w:r>
      <w:r w:rsidR="00593737" w:rsidRPr="008D77AC">
        <w:rPr>
          <w:rFonts w:ascii="Times New Roman" w:eastAsia="Times New Roman" w:hAnsi="Times New Roman" w:cs="Times New Roman"/>
          <w:color w:val="000000"/>
          <w:sz w:val="24"/>
          <w:szCs w:val="24"/>
        </w:rPr>
        <w:t xml:space="preserve"> samo stimulusi koji se jezički-</w:t>
      </w:r>
      <w:r w:rsidRPr="008D77AC">
        <w:rPr>
          <w:rFonts w:ascii="Times New Roman" w:eastAsia="Times New Roman" w:hAnsi="Times New Roman" w:cs="Times New Roman"/>
          <w:color w:val="000000"/>
          <w:sz w:val="24"/>
          <w:szCs w:val="24"/>
        </w:rPr>
        <w:t>simbolično preklapaju sa nazivom kategorije (npr. ako je stimulus špicast naziv katerogije je /nʌmʌ/), a u nekongruentnoj oni koji se ne poklapaju (npr. za špicast stimulus naziv /ʃʌʒʌ/). U mešanoj situaciji prikazani su i kongruentni i nekongruentni stimulusi sa njihovim nazivima. U konvencionalnoj situaciji nazivi ni</w:t>
      </w:r>
      <w:r w:rsidR="00593737" w:rsidRPr="008D77AC">
        <w:rPr>
          <w:rFonts w:ascii="Times New Roman" w:eastAsia="Times New Roman" w:hAnsi="Times New Roman" w:cs="Times New Roman"/>
          <w:color w:val="000000"/>
          <w:sz w:val="24"/>
          <w:szCs w:val="24"/>
        </w:rPr>
        <w:t>su bili jezičko-</w:t>
      </w:r>
      <w:r w:rsidRPr="008D77AC">
        <w:rPr>
          <w:rFonts w:ascii="Times New Roman" w:eastAsia="Times New Roman" w:hAnsi="Times New Roman" w:cs="Times New Roman"/>
          <w:color w:val="000000"/>
          <w:sz w:val="24"/>
          <w:szCs w:val="24"/>
        </w:rPr>
        <w:t xml:space="preserve">simbolični, ali su sistematično prikazivani sa određenim stimulusima. Rezultati su pokazali da nema razlike u vremenu reakcije između situacija sistematičnosti i jezičkog simbolizma, što otvara dalje prostora za istraživanje novih situacija i mogućih objašnjenja. Ukoliko bi ovakav rezultat bilo moguće replicirati na jednoj ekstenzivnoj bazi stimulusa i eksperimentalnih situacija, </w:t>
      </w:r>
      <w:r w:rsidR="00481723" w:rsidRPr="008D77AC">
        <w:rPr>
          <w:rFonts w:ascii="Times New Roman" w:eastAsia="Times New Roman" w:hAnsi="Times New Roman" w:cs="Times New Roman"/>
          <w:color w:val="000000"/>
          <w:sz w:val="24"/>
          <w:szCs w:val="24"/>
        </w:rPr>
        <w:t>potencijalno bi se mogao</w:t>
      </w:r>
      <w:r w:rsidRPr="008D77AC">
        <w:rPr>
          <w:rFonts w:ascii="Times New Roman" w:eastAsia="Times New Roman" w:hAnsi="Times New Roman" w:cs="Times New Roman"/>
          <w:color w:val="000000"/>
          <w:sz w:val="24"/>
          <w:szCs w:val="24"/>
        </w:rPr>
        <w:t xml:space="preserve"> doneti </w:t>
      </w:r>
      <w:r w:rsidRPr="008D77AC">
        <w:rPr>
          <w:rFonts w:ascii="Times New Roman" w:eastAsia="Times New Roman" w:hAnsi="Times New Roman" w:cs="Times New Roman"/>
          <w:color w:val="000000"/>
          <w:sz w:val="24"/>
          <w:szCs w:val="24"/>
        </w:rPr>
        <w:lastRenderedPageBreak/>
        <w:t>zaključak da je jezički simbolizam svodiv na sistematično prikazivanje naziva kategorija, pri čemu bi u tom slučaju sistematičnost bila dovoljna za</w:t>
      </w:r>
      <w:r w:rsidR="00593737" w:rsidRPr="008D77AC">
        <w:rPr>
          <w:rFonts w:ascii="Times New Roman" w:eastAsia="Times New Roman" w:hAnsi="Times New Roman" w:cs="Times New Roman"/>
          <w:color w:val="000000"/>
          <w:sz w:val="24"/>
          <w:szCs w:val="24"/>
        </w:rPr>
        <w:t xml:space="preserve"> efikasnije</w:t>
      </w:r>
      <w:r w:rsidRPr="008D77AC">
        <w:rPr>
          <w:rFonts w:ascii="Times New Roman" w:eastAsia="Times New Roman" w:hAnsi="Times New Roman" w:cs="Times New Roman"/>
          <w:color w:val="000000"/>
          <w:sz w:val="24"/>
          <w:szCs w:val="24"/>
        </w:rPr>
        <w:t xml:space="preserve"> učenje novih kategorija.</w:t>
      </w:r>
    </w:p>
    <w:p w14:paraId="373420E5"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ab/>
      </w:r>
      <w:r w:rsidR="00593737" w:rsidRPr="008D77AC">
        <w:rPr>
          <w:rFonts w:ascii="Times New Roman" w:eastAsia="Times New Roman" w:hAnsi="Times New Roman" w:cs="Times New Roman"/>
          <w:color w:val="000000"/>
          <w:sz w:val="24"/>
          <w:szCs w:val="24"/>
        </w:rPr>
        <w:t xml:space="preserve">U ovom istraživanju pokušaćemo da repliciramo </w:t>
      </w:r>
      <w:r w:rsidR="00C36625" w:rsidRPr="008D77AC">
        <w:rPr>
          <w:rFonts w:ascii="Times New Roman" w:eastAsia="Times New Roman" w:hAnsi="Times New Roman" w:cs="Times New Roman"/>
          <w:color w:val="000000"/>
          <w:sz w:val="24"/>
          <w:szCs w:val="24"/>
        </w:rPr>
        <w:t>neke od nalaza</w:t>
      </w:r>
      <w:r w:rsidR="00593737" w:rsidRPr="008D77AC">
        <w:rPr>
          <w:rFonts w:ascii="Times New Roman" w:eastAsia="Times New Roman" w:hAnsi="Times New Roman" w:cs="Times New Roman"/>
          <w:color w:val="000000"/>
          <w:sz w:val="24"/>
          <w:szCs w:val="24"/>
        </w:rPr>
        <w:t xml:space="preserve"> Lipijana i saradnika (2007, 2014) i Nilsena i saradnika (201</w:t>
      </w:r>
      <w:r w:rsidR="006F7F2D" w:rsidRPr="008D77AC">
        <w:rPr>
          <w:rFonts w:ascii="Times New Roman" w:eastAsia="Times New Roman" w:hAnsi="Times New Roman" w:cs="Times New Roman"/>
          <w:color w:val="000000"/>
          <w:sz w:val="24"/>
          <w:szCs w:val="24"/>
        </w:rPr>
        <w:t>7) na jedinstvenoj bazi stimulus</w:t>
      </w:r>
      <w:r w:rsidR="00593737" w:rsidRPr="008D77AC">
        <w:rPr>
          <w:rFonts w:ascii="Times New Roman" w:eastAsia="Times New Roman" w:hAnsi="Times New Roman" w:cs="Times New Roman"/>
          <w:color w:val="000000"/>
          <w:sz w:val="24"/>
          <w:szCs w:val="24"/>
        </w:rPr>
        <w:t>a koji su matematički konstruisani. Takođe, direktno ćemo suprotstaviti efekte jezičkog simbolizma i sistematičnosti</w:t>
      </w:r>
      <w:r w:rsidR="00750084" w:rsidRPr="008D77AC">
        <w:rPr>
          <w:rFonts w:ascii="Times New Roman" w:eastAsia="Times New Roman" w:hAnsi="Times New Roman" w:cs="Times New Roman"/>
          <w:color w:val="000000"/>
          <w:sz w:val="24"/>
          <w:szCs w:val="24"/>
        </w:rPr>
        <w:t xml:space="preserve"> kako bismo ustanovili koja od d</w:t>
      </w:r>
      <w:r w:rsidR="00593737" w:rsidRPr="008D77AC">
        <w:rPr>
          <w:rFonts w:ascii="Times New Roman" w:eastAsia="Times New Roman" w:hAnsi="Times New Roman" w:cs="Times New Roman"/>
          <w:color w:val="000000"/>
          <w:sz w:val="24"/>
          <w:szCs w:val="24"/>
        </w:rPr>
        <w:t>ve hipo</w:t>
      </w:r>
      <w:r w:rsidR="00EA7B0C" w:rsidRPr="008D77AC">
        <w:rPr>
          <w:rFonts w:ascii="Times New Roman" w:eastAsia="Times New Roman" w:hAnsi="Times New Roman" w:cs="Times New Roman"/>
          <w:color w:val="000000"/>
          <w:sz w:val="24"/>
          <w:szCs w:val="24"/>
        </w:rPr>
        <w:t>teze ima veću plauzibilnost, odnosno</w:t>
      </w:r>
      <w:r w:rsidR="00593737" w:rsidRPr="008D77AC">
        <w:rPr>
          <w:rFonts w:ascii="Times New Roman" w:eastAsia="Times New Roman" w:hAnsi="Times New Roman" w:cs="Times New Roman"/>
          <w:color w:val="000000"/>
          <w:sz w:val="24"/>
          <w:szCs w:val="24"/>
        </w:rPr>
        <w:t xml:space="preserve"> koji efekat je značajniji uzimajući u obzir ulogu koju </w:t>
      </w:r>
      <w:r w:rsidR="00992067" w:rsidRPr="008D77AC">
        <w:rPr>
          <w:rFonts w:ascii="Times New Roman" w:eastAsia="Times New Roman" w:hAnsi="Times New Roman" w:cs="Times New Roman"/>
          <w:color w:val="000000"/>
          <w:sz w:val="24"/>
          <w:szCs w:val="24"/>
        </w:rPr>
        <w:t>može imati</w:t>
      </w:r>
      <w:r w:rsidR="00593737" w:rsidRPr="008D77AC">
        <w:rPr>
          <w:rFonts w:ascii="Times New Roman" w:eastAsia="Times New Roman" w:hAnsi="Times New Roman" w:cs="Times New Roman"/>
          <w:color w:val="000000"/>
          <w:sz w:val="24"/>
          <w:szCs w:val="24"/>
        </w:rPr>
        <w:t xml:space="preserve"> u učenju novih pojmova. </w:t>
      </w:r>
      <w:r w:rsidRPr="008D77AC">
        <w:rPr>
          <w:rFonts w:ascii="Times New Roman" w:eastAsia="Times New Roman" w:hAnsi="Times New Roman" w:cs="Times New Roman"/>
          <w:color w:val="000000"/>
          <w:sz w:val="24"/>
          <w:szCs w:val="24"/>
        </w:rPr>
        <w:t xml:space="preserve">Pored toga, uvodimo kao posebnu </w:t>
      </w:r>
      <w:r w:rsidR="00750084" w:rsidRPr="008D77AC">
        <w:rPr>
          <w:rFonts w:ascii="Times New Roman" w:eastAsia="Times New Roman" w:hAnsi="Times New Roman" w:cs="Times New Roman"/>
          <w:color w:val="000000"/>
          <w:sz w:val="24"/>
          <w:szCs w:val="24"/>
        </w:rPr>
        <w:t>eksperimentalnu situaciju</w:t>
      </w:r>
      <w:r w:rsidRPr="008D77AC">
        <w:rPr>
          <w:rFonts w:ascii="Times New Roman" w:eastAsia="Times New Roman" w:hAnsi="Times New Roman" w:cs="Times New Roman"/>
          <w:color w:val="000000"/>
          <w:sz w:val="24"/>
          <w:szCs w:val="24"/>
        </w:rPr>
        <w:t xml:space="preserve"> arbitrarnost znaka, koja </w:t>
      </w:r>
      <w:r w:rsidR="00593737" w:rsidRPr="008D77AC">
        <w:rPr>
          <w:rFonts w:ascii="Times New Roman" w:eastAsia="Times New Roman" w:hAnsi="Times New Roman" w:cs="Times New Roman"/>
          <w:color w:val="000000"/>
          <w:sz w:val="24"/>
          <w:szCs w:val="24"/>
        </w:rPr>
        <w:t>do sada nije postojala u</w:t>
      </w:r>
      <w:r w:rsidR="00750084" w:rsidRPr="008D77AC">
        <w:rPr>
          <w:rFonts w:ascii="Times New Roman" w:eastAsia="Times New Roman" w:hAnsi="Times New Roman" w:cs="Times New Roman"/>
          <w:color w:val="000000"/>
          <w:sz w:val="24"/>
          <w:szCs w:val="24"/>
        </w:rPr>
        <w:t xml:space="preserve"> istraživanjima, a odnosi se </w:t>
      </w:r>
      <w:r w:rsidR="00593737" w:rsidRPr="008D77AC">
        <w:rPr>
          <w:rFonts w:ascii="Times New Roman" w:eastAsia="Times New Roman" w:hAnsi="Times New Roman" w:cs="Times New Roman"/>
          <w:color w:val="000000"/>
          <w:sz w:val="24"/>
          <w:szCs w:val="24"/>
        </w:rPr>
        <w:t xml:space="preserve">na </w:t>
      </w:r>
      <w:r w:rsidR="005B54A6" w:rsidRPr="008D77AC">
        <w:rPr>
          <w:rFonts w:ascii="Times New Roman" w:eastAsia="Times New Roman" w:hAnsi="Times New Roman" w:cs="Times New Roman"/>
          <w:color w:val="000000"/>
          <w:sz w:val="24"/>
          <w:szCs w:val="24"/>
        </w:rPr>
        <w:t>arbitrarno mapiranje</w:t>
      </w:r>
      <w:r w:rsidR="00651215" w:rsidRPr="008D77AC">
        <w:rPr>
          <w:rFonts w:ascii="Times New Roman" w:eastAsia="Times New Roman" w:hAnsi="Times New Roman" w:cs="Times New Roman"/>
          <w:color w:val="000000"/>
          <w:sz w:val="24"/>
          <w:szCs w:val="24"/>
        </w:rPr>
        <w:t xml:space="preserve"> pseudo-pojmova</w:t>
      </w:r>
      <w:r w:rsidR="005B54A6" w:rsidRPr="008D77AC">
        <w:rPr>
          <w:rFonts w:ascii="Times New Roman" w:eastAsia="Times New Roman" w:hAnsi="Times New Roman" w:cs="Times New Roman"/>
          <w:color w:val="000000"/>
          <w:sz w:val="24"/>
          <w:szCs w:val="24"/>
        </w:rPr>
        <w:t xml:space="preserve"> koje</w:t>
      </w:r>
      <w:r w:rsidR="00593737" w:rsidRPr="008D77AC">
        <w:rPr>
          <w:rFonts w:ascii="Times New Roman" w:eastAsia="Times New Roman" w:hAnsi="Times New Roman" w:cs="Times New Roman"/>
          <w:color w:val="000000"/>
          <w:sz w:val="24"/>
          <w:szCs w:val="24"/>
        </w:rPr>
        <w:t xml:space="preserve"> najviše naliči prirodnom jeziku</w:t>
      </w:r>
      <w:r w:rsidRPr="008D77AC">
        <w:rPr>
          <w:rFonts w:ascii="Times New Roman" w:eastAsia="Times New Roman" w:hAnsi="Times New Roman" w:cs="Times New Roman"/>
          <w:color w:val="000000"/>
          <w:sz w:val="24"/>
          <w:szCs w:val="24"/>
        </w:rPr>
        <w:t xml:space="preserve">. Situacija bez naziva kategorija ili ajtema biće tretirana kao kontrolna situacija. </w:t>
      </w:r>
    </w:p>
    <w:p w14:paraId="65DECFF9" w14:textId="77777777" w:rsidR="00BC0D0E" w:rsidRPr="00080159" w:rsidRDefault="006F1C85">
      <w:pPr>
        <w:spacing w:line="360" w:lineRule="auto"/>
        <w:ind w:firstLine="720"/>
        <w:jc w:val="both"/>
        <w:rPr>
          <w:rFonts w:ascii="Times New Roman" w:eastAsia="Times New Roman" w:hAnsi="Times New Roman" w:cs="Times New Roman"/>
          <w:color w:val="FF0000"/>
          <w:sz w:val="24"/>
          <w:szCs w:val="24"/>
        </w:rPr>
      </w:pPr>
      <w:r w:rsidRPr="008D77AC">
        <w:rPr>
          <w:rFonts w:ascii="Times New Roman" w:eastAsia="Times New Roman" w:hAnsi="Times New Roman" w:cs="Times New Roman"/>
          <w:color w:val="000000"/>
          <w:sz w:val="24"/>
          <w:szCs w:val="24"/>
        </w:rPr>
        <w:t>Cilj ovo</w:t>
      </w:r>
      <w:r w:rsidR="00593737" w:rsidRPr="008D77AC">
        <w:rPr>
          <w:rFonts w:ascii="Times New Roman" w:eastAsia="Times New Roman" w:hAnsi="Times New Roman" w:cs="Times New Roman"/>
          <w:color w:val="000000"/>
          <w:sz w:val="24"/>
          <w:szCs w:val="24"/>
        </w:rPr>
        <w:t xml:space="preserve">g istraživanja je da </w:t>
      </w:r>
      <w:r w:rsidRPr="008D77AC">
        <w:rPr>
          <w:rFonts w:ascii="Times New Roman" w:eastAsia="Times New Roman" w:hAnsi="Times New Roman" w:cs="Times New Roman"/>
          <w:color w:val="000000"/>
          <w:sz w:val="24"/>
          <w:szCs w:val="24"/>
        </w:rPr>
        <w:t xml:space="preserve">doprinese razmatranju efekata jezičkog simbolizma i sistematičnosti. Do sada ni jedno istraživanje nije sa </w:t>
      </w:r>
      <w:r w:rsidR="00593737" w:rsidRPr="008D77AC">
        <w:rPr>
          <w:rFonts w:ascii="Times New Roman" w:eastAsia="Times New Roman" w:hAnsi="Times New Roman" w:cs="Times New Roman"/>
          <w:color w:val="000000"/>
          <w:sz w:val="24"/>
          <w:szCs w:val="24"/>
        </w:rPr>
        <w:t>jedinstvenim</w:t>
      </w:r>
      <w:r w:rsidRPr="008D77AC">
        <w:rPr>
          <w:rFonts w:ascii="Times New Roman" w:eastAsia="Times New Roman" w:hAnsi="Times New Roman" w:cs="Times New Roman"/>
          <w:color w:val="000000"/>
          <w:sz w:val="24"/>
          <w:szCs w:val="24"/>
        </w:rPr>
        <w:t xml:space="preserve"> setom stimulusa pokrilo dovoljno situacija da bi se moglo odrediti šta ima prednost prilikom učenja kategorija – jezički simbolizam, sistematičnost, ni jedno</w:t>
      </w:r>
      <w:r w:rsidR="00593737" w:rsidRPr="008D77AC">
        <w:rPr>
          <w:rFonts w:ascii="Times New Roman" w:eastAsia="Times New Roman" w:hAnsi="Times New Roman" w:cs="Times New Roman"/>
          <w:color w:val="000000"/>
          <w:sz w:val="24"/>
          <w:szCs w:val="24"/>
        </w:rPr>
        <w:t xml:space="preserve"> od dva</w:t>
      </w:r>
      <w:r w:rsidRPr="008D77AC">
        <w:rPr>
          <w:rFonts w:ascii="Times New Roman" w:eastAsia="Times New Roman" w:hAnsi="Times New Roman" w:cs="Times New Roman"/>
          <w:color w:val="000000"/>
          <w:sz w:val="24"/>
          <w:szCs w:val="24"/>
        </w:rPr>
        <w:t xml:space="preserve"> ili oba podjednako. </w:t>
      </w:r>
      <w:r w:rsidR="00CA4090" w:rsidRPr="00080159">
        <w:rPr>
          <w:rFonts w:ascii="Times New Roman" w:eastAsia="Times New Roman" w:hAnsi="Times New Roman" w:cs="Times New Roman"/>
          <w:color w:val="FF0000"/>
          <w:sz w:val="24"/>
          <w:szCs w:val="24"/>
        </w:rPr>
        <w:t xml:space="preserve">U tu svrhu najpre je sprovedena bihevioralna studija sa većim obimom eksperimentalnih stiuacija, nakon koje je na osnovu dobijenih rezultata odabrano nekoliko situacija za ispitivanje medotologijom očnih pokreta. </w:t>
      </w:r>
    </w:p>
    <w:p w14:paraId="2FDD7B0B" w14:textId="77777777" w:rsidR="00CA4090" w:rsidRPr="00080159" w:rsidRDefault="00D86764" w:rsidP="00CA4090">
      <w:pPr>
        <w:spacing w:line="360" w:lineRule="auto"/>
        <w:ind w:firstLine="720"/>
        <w:jc w:val="cente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Pilot istraživanje</w:t>
      </w:r>
      <w:bookmarkStart w:id="0" w:name="_GoBack"/>
      <w:bookmarkEnd w:id="0"/>
    </w:p>
    <w:p w14:paraId="5EC62AF0" w14:textId="77777777" w:rsidR="00C36625" w:rsidRPr="008D77AC" w:rsidRDefault="006F1C85" w:rsidP="00C36625">
      <w:pPr>
        <w:spacing w:line="360" w:lineRule="auto"/>
        <w:ind w:firstLine="720"/>
        <w:jc w:val="center"/>
        <w:rPr>
          <w:rFonts w:ascii="Times New Roman" w:eastAsia="Times New Roman" w:hAnsi="Times New Roman" w:cs="Times New Roman"/>
          <w:sz w:val="28"/>
          <w:szCs w:val="28"/>
        </w:rPr>
      </w:pPr>
      <w:r w:rsidRPr="008D77AC">
        <w:rPr>
          <w:rFonts w:ascii="Times New Roman" w:eastAsia="Times New Roman" w:hAnsi="Times New Roman" w:cs="Times New Roman"/>
          <w:sz w:val="28"/>
          <w:szCs w:val="28"/>
        </w:rPr>
        <w:t>Metod</w:t>
      </w:r>
    </w:p>
    <w:p w14:paraId="736A2023" w14:textId="77777777" w:rsidR="00C36625" w:rsidRPr="008D77AC" w:rsidRDefault="00494279" w:rsidP="00C36625">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Eksperimentaln</w:t>
      </w:r>
      <w:r w:rsidR="00C36625" w:rsidRPr="008D77AC">
        <w:rPr>
          <w:rFonts w:ascii="Times New Roman" w:eastAsia="Times New Roman" w:hAnsi="Times New Roman" w:cs="Times New Roman"/>
          <w:b/>
          <w:sz w:val="24"/>
          <w:szCs w:val="24"/>
        </w:rPr>
        <w:t>i</w:t>
      </w:r>
      <w:r w:rsidRPr="008D77AC">
        <w:rPr>
          <w:rFonts w:ascii="Times New Roman" w:eastAsia="Times New Roman" w:hAnsi="Times New Roman" w:cs="Times New Roman"/>
          <w:b/>
          <w:sz w:val="24"/>
          <w:szCs w:val="24"/>
        </w:rPr>
        <w:t xml:space="preserve"> dizajn</w:t>
      </w:r>
    </w:p>
    <w:p w14:paraId="495FCE95" w14:textId="77777777" w:rsidR="00C36625" w:rsidRPr="008D77AC" w:rsidRDefault="00C36625" w:rsidP="00C3662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b/>
          <w:sz w:val="24"/>
          <w:szCs w:val="24"/>
        </w:rPr>
        <w:tab/>
      </w:r>
      <w:r w:rsidRPr="008D77AC">
        <w:rPr>
          <w:rFonts w:ascii="Times New Roman" w:eastAsia="Times New Roman" w:hAnsi="Times New Roman" w:cs="Times New Roman"/>
          <w:sz w:val="24"/>
          <w:szCs w:val="24"/>
        </w:rPr>
        <w:t xml:space="preserve">U </w:t>
      </w:r>
      <w:r w:rsidR="00CA4090" w:rsidRPr="008D77AC">
        <w:rPr>
          <w:rFonts w:ascii="Times New Roman" w:eastAsia="Times New Roman" w:hAnsi="Times New Roman" w:cs="Times New Roman"/>
          <w:sz w:val="24"/>
          <w:szCs w:val="24"/>
        </w:rPr>
        <w:t xml:space="preserve">prvom </w:t>
      </w:r>
      <w:r w:rsidRPr="008D77AC">
        <w:rPr>
          <w:rFonts w:ascii="Times New Roman" w:eastAsia="Times New Roman" w:hAnsi="Times New Roman" w:cs="Times New Roman"/>
          <w:sz w:val="24"/>
          <w:szCs w:val="24"/>
        </w:rPr>
        <w:t xml:space="preserve">istraživanju repliciran je dizajn Lipijana i saradnika </w:t>
      </w:r>
      <w:r w:rsidRPr="008D77AC">
        <w:rPr>
          <w:rFonts w:ascii="Times New Roman" w:eastAsia="Times New Roman" w:hAnsi="Times New Roman" w:cs="Times New Roman"/>
          <w:color w:val="000000"/>
          <w:sz w:val="24"/>
          <w:szCs w:val="24"/>
        </w:rPr>
        <w:t xml:space="preserve">(Lypyan, et al., 2007). Prema ovom dizajnu postoji 9 blokova za trening i 4 test bloka. Na početku je ispitanicima dato uputstvo da treba da učestvuju u zadatku kategorizacije prilikom učenja novog materijala. Zadatak im je predstavljen kroz ulogu astromikrobiologa koji treba da odluči da li su mikroorganizmi (tj. stimulusi) opasni ili nisu. Na ekranu se, pored stimulusa, pojavljuje i slika naučnika, u odnosu na koju pritiskom jedne od četiri strelice treba da se donese odluka. Pritiskom strelice koja upućuje ka stimulusu on se kategoriše kao bezopasan, a pritiskom strelice koja pokazuje od stimulusa kategoriše se kao opasan. U primeru na Slici 1 naučnik je postavljen desno od stimulusa, dok je tačan odgovor da je stimulus opasan. U tom slučaju, ispitanik tačno </w:t>
      </w:r>
      <w:r w:rsidRPr="008D77AC">
        <w:rPr>
          <w:rFonts w:ascii="Times New Roman" w:eastAsia="Times New Roman" w:hAnsi="Times New Roman" w:cs="Times New Roman"/>
          <w:color w:val="000000"/>
          <w:sz w:val="24"/>
          <w:szCs w:val="24"/>
        </w:rPr>
        <w:lastRenderedPageBreak/>
        <w:t>kategoriše stimulus ukoliko pritisne strelicu na desno, kada se pojavljuje zelena strelica uz kratak zvuk zvona. Nakon pogrešno kategorisanog stimulusa (u ovom primeru bi to bilo pritiskanjem strelice za levo) pojavljuje se crvena strelica uz zvuk „bip“. Položaj stimulusa je centralan na ekranu, dok je položaj naučnika kontrabalansiran tako da se pojavljuje na četiri moguće pozicije: iznad, ispod, levo ili desno od stimulusa. Stimulusi su prikazivani u randomizovanom redosledu.</w:t>
      </w:r>
      <w:r w:rsidR="00B06347" w:rsidRPr="008D77AC">
        <w:rPr>
          <w:rFonts w:ascii="Times New Roman" w:eastAsia="Times New Roman" w:hAnsi="Times New Roman" w:cs="Times New Roman"/>
          <w:color w:val="000000"/>
          <w:sz w:val="24"/>
          <w:szCs w:val="24"/>
        </w:rPr>
        <w:t xml:space="preserve"> Svaki ispitanik i</w:t>
      </w:r>
      <w:r w:rsidR="007D6A6C" w:rsidRPr="008D77AC">
        <w:rPr>
          <w:rFonts w:ascii="Times New Roman" w:eastAsia="Times New Roman" w:hAnsi="Times New Roman" w:cs="Times New Roman"/>
          <w:color w:val="000000"/>
          <w:sz w:val="24"/>
          <w:szCs w:val="24"/>
        </w:rPr>
        <w:t>mao je zadatak da prođe kroz 240</w:t>
      </w:r>
      <w:r w:rsidR="00B06347" w:rsidRPr="008D77AC">
        <w:rPr>
          <w:rFonts w:ascii="Times New Roman" w:eastAsia="Times New Roman" w:hAnsi="Times New Roman" w:cs="Times New Roman"/>
          <w:color w:val="000000"/>
          <w:sz w:val="24"/>
          <w:szCs w:val="24"/>
        </w:rPr>
        <w:t xml:space="preserve"> odluka o kategorizaciji, pri čemu je </w:t>
      </w:r>
      <w:r w:rsidR="007D6A6C" w:rsidRPr="008D77AC">
        <w:rPr>
          <w:rFonts w:ascii="Times New Roman" w:eastAsia="Times New Roman" w:hAnsi="Times New Roman" w:cs="Times New Roman"/>
          <w:color w:val="000000"/>
          <w:sz w:val="24"/>
          <w:szCs w:val="24"/>
        </w:rPr>
        <w:t>144 pripadalo treningu, a 96 je pripadalo testu. Tokom treninga ispitanici su se susretali sa setom</w:t>
      </w:r>
      <w:r w:rsidR="006F1C85" w:rsidRPr="008D77AC">
        <w:rPr>
          <w:rFonts w:ascii="Times New Roman" w:eastAsia="Times New Roman" w:hAnsi="Times New Roman" w:cs="Times New Roman"/>
          <w:color w:val="000000"/>
          <w:sz w:val="24"/>
          <w:szCs w:val="24"/>
        </w:rPr>
        <w:t xml:space="preserve"> od istih 16 slika i n</w:t>
      </w:r>
      <w:r w:rsidR="007D56F7" w:rsidRPr="008D77AC">
        <w:rPr>
          <w:rFonts w:ascii="Times New Roman" w:eastAsia="Times New Roman" w:hAnsi="Times New Roman" w:cs="Times New Roman"/>
          <w:color w:val="000000"/>
          <w:sz w:val="24"/>
          <w:szCs w:val="24"/>
        </w:rPr>
        <w:t>jima pratećih zvučno emitovanih</w:t>
      </w:r>
      <w:r w:rsidR="006F1C85" w:rsidRPr="008D77AC">
        <w:rPr>
          <w:rFonts w:ascii="Times New Roman" w:eastAsia="Times New Roman" w:hAnsi="Times New Roman" w:cs="Times New Roman"/>
          <w:color w:val="000000"/>
          <w:sz w:val="24"/>
          <w:szCs w:val="24"/>
        </w:rPr>
        <w:t xml:space="preserve"> naziva u svakom od 9 trening blokova</w:t>
      </w:r>
      <w:r w:rsidR="00EC6580" w:rsidRPr="008D77AC">
        <w:rPr>
          <w:rFonts w:ascii="Times New Roman" w:eastAsia="Times New Roman" w:hAnsi="Times New Roman" w:cs="Times New Roman"/>
          <w:color w:val="000000"/>
          <w:sz w:val="24"/>
          <w:szCs w:val="24"/>
        </w:rPr>
        <w:t xml:space="preserve"> (randomizovanim redosledom)</w:t>
      </w:r>
      <w:r w:rsidR="006F1C85" w:rsidRPr="008D77AC">
        <w:rPr>
          <w:rFonts w:ascii="Times New Roman" w:eastAsia="Times New Roman" w:hAnsi="Times New Roman" w:cs="Times New Roman"/>
          <w:color w:val="000000"/>
          <w:sz w:val="24"/>
          <w:szCs w:val="24"/>
        </w:rPr>
        <w:t>. Tokom 4 test bloka ispitanici su se susretali sa polovinom stimulusa (12) koje su već videli tokom treninga, a koji imaju takođe i iste nazive, dok je drugih 12 stimulusa nasumično izabrano u zavisnosti od eksperimentalne situacije. Ukoliko ispitanici nauče pravilo kategorizacije tokom treninga (npr. da imena sa praskavim suglasnicima idu uz oštre stimuluse), to pravilo bi trebalo da prenesu na nove stimuluse</w:t>
      </w:r>
      <w:r w:rsidR="009F14E1" w:rsidRPr="008D77AC">
        <w:rPr>
          <w:rFonts w:ascii="Times New Roman" w:eastAsia="Times New Roman" w:hAnsi="Times New Roman" w:cs="Times New Roman"/>
          <w:color w:val="000000"/>
          <w:sz w:val="24"/>
          <w:szCs w:val="24"/>
        </w:rPr>
        <w:t xml:space="preserve"> na testu</w:t>
      </w:r>
      <w:r w:rsidR="006F1C85" w:rsidRPr="008D77AC">
        <w:rPr>
          <w:rFonts w:ascii="Times New Roman" w:eastAsia="Times New Roman" w:hAnsi="Times New Roman" w:cs="Times New Roman"/>
          <w:color w:val="000000"/>
          <w:sz w:val="24"/>
          <w:szCs w:val="24"/>
        </w:rPr>
        <w:t xml:space="preserve"> i na taj način potvrde da su naučili pravilo kategorizacije. </w:t>
      </w:r>
      <w:r w:rsidR="00D800B5" w:rsidRPr="008D77AC">
        <w:rPr>
          <w:rFonts w:ascii="Times New Roman" w:eastAsia="Times New Roman" w:hAnsi="Times New Roman" w:cs="Times New Roman"/>
          <w:color w:val="000000"/>
          <w:sz w:val="24"/>
          <w:szCs w:val="24"/>
        </w:rPr>
        <w:t>Ukoliko u tome budu uspešni, dostići će visok nivo tačnosti u kategorizaciji pri kraju treninga i održati isti nivo na testu.</w:t>
      </w:r>
    </w:p>
    <w:p w14:paraId="7B850B4F" w14:textId="77777777" w:rsidR="00C36625" w:rsidRPr="008D77AC" w:rsidRDefault="00C36625" w:rsidP="00C36625">
      <w:pPr>
        <w:spacing w:line="360" w:lineRule="auto"/>
        <w:jc w:val="both"/>
        <w:rPr>
          <w:rFonts w:ascii="Times New Roman" w:eastAsia="Times New Roman" w:hAnsi="Times New Roman" w:cs="Times New Roman"/>
          <w:color w:val="000000"/>
          <w:sz w:val="24"/>
          <w:szCs w:val="24"/>
        </w:rPr>
      </w:pPr>
    </w:p>
    <w:p w14:paraId="3A0FC618" w14:textId="77777777" w:rsidR="00C36625" w:rsidRPr="008D77AC" w:rsidRDefault="00C36625" w:rsidP="00C3662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noProof/>
          <w:color w:val="000000"/>
          <w:sz w:val="24"/>
          <w:szCs w:val="24"/>
        </w:rPr>
        <w:drawing>
          <wp:inline distT="0" distB="0" distL="0" distR="0" wp14:anchorId="10B9EF73" wp14:editId="4823D4D6">
            <wp:extent cx="5432602" cy="199892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5045" t="40316" r="3575"/>
                    <a:stretch>
                      <a:fillRect/>
                    </a:stretch>
                  </pic:blipFill>
                  <pic:spPr>
                    <a:xfrm>
                      <a:off x="0" y="0"/>
                      <a:ext cx="5432602" cy="1998921"/>
                    </a:xfrm>
                    <a:prstGeom prst="rect">
                      <a:avLst/>
                    </a:prstGeom>
                    <a:ln/>
                  </pic:spPr>
                </pic:pic>
              </a:graphicData>
            </a:graphic>
          </wp:inline>
        </w:drawing>
      </w:r>
      <w:r w:rsidRPr="008D77AC">
        <w:rPr>
          <w:rFonts w:ascii="Times New Roman" w:eastAsia="Times New Roman" w:hAnsi="Times New Roman" w:cs="Times New Roman"/>
          <w:color w:val="000000"/>
          <w:sz w:val="24"/>
          <w:szCs w:val="24"/>
        </w:rPr>
        <w:t xml:space="preserve"> </w:t>
      </w:r>
    </w:p>
    <w:p w14:paraId="0A2F4BE2" w14:textId="77777777" w:rsidR="00C36625" w:rsidRPr="008D77AC" w:rsidRDefault="00C36625" w:rsidP="00C3662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Slika 1.</w:t>
      </w:r>
      <w:r w:rsidRPr="008D77AC">
        <w:rPr>
          <w:rFonts w:ascii="Times New Roman" w:eastAsia="Times New Roman" w:hAnsi="Times New Roman" w:cs="Times New Roman"/>
          <w:color w:val="000000"/>
          <w:sz w:val="24"/>
          <w:szCs w:val="24"/>
        </w:rPr>
        <w:t xml:space="preserve"> Vizuelni prikaz eksperimentalne postavke.</w:t>
      </w:r>
    </w:p>
    <w:p w14:paraId="537EC350" w14:textId="77777777" w:rsidR="00BC0D0E" w:rsidRPr="008D77AC" w:rsidRDefault="006F1C85">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Stimulusi</w:t>
      </w:r>
    </w:p>
    <w:p w14:paraId="4117C654" w14:textId="77777777" w:rsidR="00C36625" w:rsidRPr="008D77AC" w:rsidRDefault="006F1C85" w:rsidP="005670C4">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i/>
          <w:sz w:val="24"/>
          <w:szCs w:val="24"/>
        </w:rPr>
        <w:t xml:space="preserve">Nazivi ajtema i kategorija. </w:t>
      </w:r>
      <w:r w:rsidR="00C36625" w:rsidRPr="008D77AC">
        <w:rPr>
          <w:rFonts w:ascii="Times New Roman" w:eastAsia="Times New Roman" w:hAnsi="Times New Roman" w:cs="Times New Roman"/>
          <w:sz w:val="24"/>
          <w:szCs w:val="24"/>
        </w:rPr>
        <w:t>U ovom istraživanju nazivi ajtema i kategorija postojali su na dva nivoa. Prvi nivo predstavljaju nazivi stimulusa koji imaju jezičko-simbolične odlike, tj. postoji asocijacija između njihovog zvučanja i „oštrosti“, odnosno „oblosti“ vizuelnog stimulusa.</w:t>
      </w:r>
      <w:r w:rsidR="005670C4" w:rsidRPr="008D77AC">
        <w:rPr>
          <w:rFonts w:ascii="Times New Roman" w:eastAsia="Times New Roman" w:hAnsi="Times New Roman" w:cs="Times New Roman"/>
          <w:sz w:val="24"/>
          <w:szCs w:val="24"/>
        </w:rPr>
        <w:t xml:space="preserve"> </w:t>
      </w:r>
      <w:r w:rsidR="00C36625" w:rsidRPr="008D77AC">
        <w:rPr>
          <w:rFonts w:ascii="Times New Roman" w:eastAsia="Times New Roman" w:hAnsi="Times New Roman" w:cs="Times New Roman"/>
          <w:sz w:val="24"/>
          <w:szCs w:val="24"/>
        </w:rPr>
        <w:lastRenderedPageBreak/>
        <w:t xml:space="preserve">Drugi nivo čine </w:t>
      </w:r>
      <w:r w:rsidR="005670C4" w:rsidRPr="008D77AC">
        <w:rPr>
          <w:rFonts w:ascii="Times New Roman" w:eastAsia="Times New Roman" w:hAnsi="Times New Roman" w:cs="Times New Roman"/>
          <w:sz w:val="24"/>
          <w:szCs w:val="24"/>
        </w:rPr>
        <w:t>konvencionalni nazivi koji odgovaraju sistematičnoj eksperimentalnoj situaciji, a ujedno su konstruisani tako da nemaju jezičko-simbolične odlike.</w:t>
      </w:r>
      <w:r w:rsidR="00C36625" w:rsidRPr="008D77AC">
        <w:rPr>
          <w:rFonts w:ascii="Times New Roman" w:eastAsia="Times New Roman" w:hAnsi="Times New Roman" w:cs="Times New Roman"/>
          <w:sz w:val="24"/>
          <w:szCs w:val="24"/>
        </w:rPr>
        <w:t xml:space="preserve"> </w:t>
      </w:r>
    </w:p>
    <w:p w14:paraId="48205E6E" w14:textId="77777777" w:rsidR="00BC0D0E" w:rsidRPr="008D77AC" w:rsidRDefault="006F1C85">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Za konstrukciju naziva izabran je samoglasnik /a/ u svojoj dugo-akcentovanom i kratko-akcentovanom zvučanju, s obzirom da ostali samoglasnici imaju jasne jezičko simbolične implikacije. Samoglasnici /u/ i /o/ se vezuju za oble oblike, a /i/ i /e/ za oštrije (Ković et al., 2010; Ković et al., 2017). </w:t>
      </w:r>
    </w:p>
    <w:p w14:paraId="1CD37A9B"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t>Od</w:t>
      </w:r>
      <w:r w:rsidR="00593737" w:rsidRPr="008D77AC">
        <w:rPr>
          <w:rFonts w:ascii="Times New Roman" w:eastAsia="Times New Roman" w:hAnsi="Times New Roman" w:cs="Times New Roman"/>
          <w:sz w:val="24"/>
          <w:szCs w:val="24"/>
        </w:rPr>
        <w:t xml:space="preserve"> suglasnika koji grade imena koje ćemo u ovom istraživanju naz</w:t>
      </w:r>
      <w:r w:rsidR="005670C4" w:rsidRPr="008D77AC">
        <w:rPr>
          <w:rFonts w:ascii="Times New Roman" w:eastAsia="Times New Roman" w:hAnsi="Times New Roman" w:cs="Times New Roman"/>
          <w:sz w:val="24"/>
          <w:szCs w:val="24"/>
        </w:rPr>
        <w:t>i</w:t>
      </w:r>
      <w:r w:rsidR="00593737" w:rsidRPr="008D77AC">
        <w:rPr>
          <w:rFonts w:ascii="Times New Roman" w:eastAsia="Times New Roman" w:hAnsi="Times New Roman" w:cs="Times New Roman"/>
          <w:sz w:val="24"/>
          <w:szCs w:val="24"/>
        </w:rPr>
        <w:t xml:space="preserve">vati konvencionalna </w:t>
      </w:r>
      <w:r w:rsidRPr="008D77AC">
        <w:rPr>
          <w:rFonts w:ascii="Times New Roman" w:eastAsia="Times New Roman" w:hAnsi="Times New Roman" w:cs="Times New Roman"/>
          <w:sz w:val="24"/>
          <w:szCs w:val="24"/>
        </w:rPr>
        <w:t>izabrani su bezvučni frikativi /f/, /s/ , /h/ i /š/, kao i dva zvučna frikativa /z/ i /v/. Ove dve grupe frikativa balansirane su tako da se naprave dve podgrupe konvencionalnih imena, pri čemu ni jedna podgrupa nije potpuno zvučna niti potpuno be</w:t>
      </w:r>
      <w:r w:rsidR="00C36625" w:rsidRPr="008D77AC">
        <w:rPr>
          <w:rFonts w:ascii="Times New Roman" w:eastAsia="Times New Roman" w:hAnsi="Times New Roman" w:cs="Times New Roman"/>
          <w:sz w:val="24"/>
          <w:szCs w:val="24"/>
        </w:rPr>
        <w:t xml:space="preserve">zvučna. </w:t>
      </w:r>
      <w:r w:rsidR="005670C4" w:rsidRPr="008D77AC">
        <w:rPr>
          <w:rFonts w:ascii="Times New Roman" w:eastAsia="Times New Roman" w:hAnsi="Times New Roman" w:cs="Times New Roman"/>
          <w:sz w:val="24"/>
          <w:szCs w:val="24"/>
        </w:rPr>
        <w:t>Odlučili smo se za ovakav potez kako bismo izjedančili broj suglasnika pri konstrukciji jezičko-simboličnih i konvencionalnih imena.</w:t>
      </w:r>
      <w:r w:rsidR="005B2A16" w:rsidRPr="008D77AC">
        <w:rPr>
          <w:rFonts w:ascii="Times New Roman" w:eastAsia="Times New Roman" w:hAnsi="Times New Roman" w:cs="Times New Roman"/>
          <w:sz w:val="24"/>
          <w:szCs w:val="24"/>
        </w:rPr>
        <w:t xml:space="preserve"> Nije očekivano da će postojati razlika između uspešnosti kategorizacije u dve konvencionalne verzije ove situacije.</w:t>
      </w:r>
      <w:r w:rsidR="005670C4" w:rsidRPr="008D77AC">
        <w:rPr>
          <w:rFonts w:ascii="Times New Roman" w:eastAsia="Times New Roman" w:hAnsi="Times New Roman" w:cs="Times New Roman"/>
          <w:sz w:val="24"/>
          <w:szCs w:val="24"/>
        </w:rPr>
        <w:t xml:space="preserve"> </w:t>
      </w:r>
      <w:r w:rsidR="00C36625" w:rsidRPr="008D77AC">
        <w:rPr>
          <w:rFonts w:ascii="Times New Roman" w:eastAsia="Times New Roman" w:hAnsi="Times New Roman" w:cs="Times New Roman"/>
          <w:sz w:val="24"/>
          <w:szCs w:val="24"/>
        </w:rPr>
        <w:t>Za konstrukciju jezičko-</w:t>
      </w:r>
      <w:r w:rsidRPr="008D77AC">
        <w:rPr>
          <w:rFonts w:ascii="Times New Roman" w:eastAsia="Times New Roman" w:hAnsi="Times New Roman" w:cs="Times New Roman"/>
          <w:sz w:val="24"/>
          <w:szCs w:val="24"/>
        </w:rPr>
        <w:t>simbolične grupe stimulusa korišćeni su praskavi suglasnici /p/, /t/ i /k/ kao jedna podgrupa, dok sonanti /m/, /l/ i /n/ sačinjavaju drugu podgrupu. Praskava podgrupa ima odlike „oštrosti“, dok sonanti simbolizuju „oblost“.</w:t>
      </w:r>
    </w:p>
    <w:p w14:paraId="78133B36"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t xml:space="preserve">Na osnovu izabranih glasova konstruisano je 144 različita imena KVKVKV formata, 26 imena po podgrupi: konvencionalna 1 (npr. /favaša/), konvencionalna 2 (npr. /sazafa/), sononantna (npr. /malana/) i praskava (npr. /pakata/). Imena kategorija i imena pojedinačnih ajtema izabrana su nasumično iz celokupnog seta stimulusa pri spajanju sa vizuelnim stimulusima.    </w:t>
      </w:r>
    </w:p>
    <w:p w14:paraId="14D37B95"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r>
      <w:r w:rsidRPr="008D77AC">
        <w:rPr>
          <w:rFonts w:ascii="Times New Roman" w:eastAsia="Times New Roman" w:hAnsi="Times New Roman" w:cs="Times New Roman"/>
          <w:i/>
          <w:sz w:val="24"/>
          <w:szCs w:val="24"/>
        </w:rPr>
        <w:t xml:space="preserve">Zvučni stimulusi. </w:t>
      </w:r>
      <w:r w:rsidRPr="008D77AC">
        <w:rPr>
          <w:rFonts w:ascii="Times New Roman" w:eastAsia="Times New Roman" w:hAnsi="Times New Roman" w:cs="Times New Roman"/>
          <w:sz w:val="24"/>
          <w:szCs w:val="24"/>
        </w:rPr>
        <w:t xml:space="preserve">Za potrebe eksperimentalnog dizajna svi konstruisani nazivi emitovani su ispitanicima zvučno. Svi prethodno izabrani glasovi snimljeni su u okviru iste sesije i kasnije obrađeni u Goldware softveru. Slogove je izgovarala radio spikerka sa višegodišnjim govorničkim iskustvom u </w:t>
      </w:r>
      <w:r w:rsidR="00195038" w:rsidRPr="008D77AC">
        <w:rPr>
          <w:rFonts w:ascii="Times New Roman" w:eastAsia="Times New Roman" w:hAnsi="Times New Roman" w:cs="Times New Roman"/>
          <w:sz w:val="24"/>
          <w:szCs w:val="24"/>
        </w:rPr>
        <w:t xml:space="preserve">vođenju </w:t>
      </w:r>
      <w:r w:rsidRPr="008D77AC">
        <w:rPr>
          <w:rFonts w:ascii="Times New Roman" w:eastAsia="Times New Roman" w:hAnsi="Times New Roman" w:cs="Times New Roman"/>
          <w:sz w:val="24"/>
          <w:szCs w:val="24"/>
        </w:rPr>
        <w:t>radio emis</w:t>
      </w:r>
      <w:r w:rsidR="00195038" w:rsidRPr="008D77AC">
        <w:rPr>
          <w:rFonts w:ascii="Times New Roman" w:eastAsia="Times New Roman" w:hAnsi="Times New Roman" w:cs="Times New Roman"/>
          <w:sz w:val="24"/>
          <w:szCs w:val="24"/>
        </w:rPr>
        <w:t>ija</w:t>
      </w:r>
      <w:r w:rsidRPr="008D77AC">
        <w:rPr>
          <w:rFonts w:ascii="Times New Roman" w:eastAsia="Times New Roman" w:hAnsi="Times New Roman" w:cs="Times New Roman"/>
          <w:sz w:val="24"/>
          <w:szCs w:val="24"/>
        </w:rPr>
        <w:t xml:space="preserve">. Svi slogovi su snimljeni pojedinačno, a kasnije spojeni u pseudoreči kako bi se kontrolisalo da slogovi zvuče isto u svakoj reči. Za sečenje i spajanje zvučnog zapisa korišćen je program Praat.   </w:t>
      </w:r>
    </w:p>
    <w:p w14:paraId="1038CB70"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r>
      <w:r w:rsidRPr="008D77AC">
        <w:rPr>
          <w:rFonts w:ascii="Times New Roman" w:eastAsia="Times New Roman" w:hAnsi="Times New Roman" w:cs="Times New Roman"/>
          <w:i/>
          <w:sz w:val="24"/>
          <w:szCs w:val="24"/>
        </w:rPr>
        <w:t xml:space="preserve">Vizuelni stimulusi. </w:t>
      </w:r>
      <w:r w:rsidRPr="008D77AC">
        <w:rPr>
          <w:rFonts w:ascii="Times New Roman" w:eastAsia="Times New Roman" w:hAnsi="Times New Roman" w:cs="Times New Roman"/>
          <w:sz w:val="24"/>
          <w:szCs w:val="24"/>
        </w:rPr>
        <w:t xml:space="preserve">Slike su odabrane iz konstruisane baze (Yardy, 2010). U pomenutoj bazi slike su matematički konstruisane koristeći generator nasumičnih oblika (Birkbeck, 2008) </w:t>
      </w:r>
      <w:r w:rsidRPr="008D77AC">
        <w:rPr>
          <w:rFonts w:ascii="Times New Roman" w:eastAsia="Times New Roman" w:hAnsi="Times New Roman" w:cs="Times New Roman"/>
          <w:sz w:val="24"/>
          <w:szCs w:val="24"/>
        </w:rPr>
        <w:lastRenderedPageBreak/>
        <w:t>kako bi se linije postepeno krivile. Pomoću Bejzeovih kriva ovaj generator omogućava da se procentualno izrazi zakrivljenost linija. Rezultati istraživanja</w:t>
      </w:r>
      <w:r w:rsidR="00195038" w:rsidRPr="008D77AC">
        <w:rPr>
          <w:rFonts w:ascii="Times New Roman" w:eastAsia="Times New Roman" w:hAnsi="Times New Roman" w:cs="Times New Roman"/>
          <w:sz w:val="24"/>
          <w:szCs w:val="24"/>
        </w:rPr>
        <w:t xml:space="preserve"> koje se koristilo ovim stimulusima</w:t>
      </w:r>
      <w:r w:rsidRPr="008D77AC">
        <w:rPr>
          <w:rFonts w:ascii="Times New Roman" w:eastAsia="Times New Roman" w:hAnsi="Times New Roman" w:cs="Times New Roman"/>
          <w:sz w:val="24"/>
          <w:szCs w:val="24"/>
        </w:rPr>
        <w:t xml:space="preserve"> (Yardy, 2010) pokazuju da procena „oblosti“ dostiže svoj plato na 50% zakriveljnosti (uzimajući u obzir da je 0% prava</w:t>
      </w:r>
      <w:r w:rsidR="00195038" w:rsidRPr="008D77AC">
        <w:rPr>
          <w:rFonts w:ascii="Times New Roman" w:eastAsia="Times New Roman" w:hAnsi="Times New Roman" w:cs="Times New Roman"/>
          <w:sz w:val="24"/>
          <w:szCs w:val="24"/>
        </w:rPr>
        <w:t xml:space="preserve"> linija</w:t>
      </w:r>
      <w:r w:rsidRPr="008D77AC">
        <w:rPr>
          <w:rFonts w:ascii="Times New Roman" w:eastAsia="Times New Roman" w:hAnsi="Times New Roman" w:cs="Times New Roman"/>
          <w:sz w:val="24"/>
          <w:szCs w:val="24"/>
        </w:rPr>
        <w:t xml:space="preserve">), dok se jezičko simbolični efekti ne diferenciraju iznad 30% zakrivljenosti, zbog čega je ovaj procenat preuzet kao gornja granica zakrivljenosti. </w:t>
      </w:r>
    </w:p>
    <w:p w14:paraId="6DE14606"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t>U ovom istraživanju nasumično je odabrano 20 matičnih oblika iz baze (Yardy, 2010), pri čemu je polovina zakrivljena</w:t>
      </w:r>
      <w:r w:rsidR="00195038" w:rsidRPr="008D77AC">
        <w:rPr>
          <w:rFonts w:ascii="Times New Roman" w:eastAsia="Times New Roman" w:hAnsi="Times New Roman" w:cs="Times New Roman"/>
          <w:sz w:val="24"/>
          <w:szCs w:val="24"/>
        </w:rPr>
        <w:t xml:space="preserve"> na</w:t>
      </w:r>
      <w:r w:rsidRPr="008D77AC">
        <w:rPr>
          <w:rFonts w:ascii="Times New Roman" w:eastAsia="Times New Roman" w:hAnsi="Times New Roman" w:cs="Times New Roman"/>
          <w:sz w:val="24"/>
          <w:szCs w:val="24"/>
        </w:rPr>
        <w:t xml:space="preserve"> 0%, a polovina</w:t>
      </w:r>
      <w:r w:rsidR="00195038" w:rsidRPr="008D77AC">
        <w:rPr>
          <w:rFonts w:ascii="Times New Roman" w:eastAsia="Times New Roman" w:hAnsi="Times New Roman" w:cs="Times New Roman"/>
          <w:sz w:val="24"/>
          <w:szCs w:val="24"/>
        </w:rPr>
        <w:t xml:space="preserve"> na</w:t>
      </w:r>
      <w:r w:rsidRPr="008D77AC">
        <w:rPr>
          <w:rFonts w:ascii="Times New Roman" w:eastAsia="Times New Roman" w:hAnsi="Times New Roman" w:cs="Times New Roman"/>
          <w:sz w:val="24"/>
          <w:szCs w:val="24"/>
        </w:rPr>
        <w:t xml:space="preserve"> 10%, što se prema Jardijevim rezultatima procenjuje kao oštar oblik. Njim</w:t>
      </w:r>
      <w:r w:rsidR="00195038" w:rsidRPr="008D77AC">
        <w:rPr>
          <w:rFonts w:ascii="Times New Roman" w:eastAsia="Times New Roman" w:hAnsi="Times New Roman" w:cs="Times New Roman"/>
          <w:sz w:val="24"/>
          <w:szCs w:val="24"/>
        </w:rPr>
        <w:t>a je pridružen isti broj oblika tj.</w:t>
      </w:r>
      <w:r w:rsidRPr="008D77AC">
        <w:rPr>
          <w:rFonts w:ascii="Times New Roman" w:eastAsia="Times New Roman" w:hAnsi="Times New Roman" w:cs="Times New Roman"/>
          <w:sz w:val="24"/>
          <w:szCs w:val="24"/>
        </w:rPr>
        <w:t xml:space="preserve"> njihovih </w:t>
      </w:r>
      <w:r w:rsidR="00195038" w:rsidRPr="008D77AC">
        <w:rPr>
          <w:rFonts w:ascii="Times New Roman" w:eastAsia="Times New Roman" w:hAnsi="Times New Roman" w:cs="Times New Roman"/>
          <w:sz w:val="24"/>
          <w:szCs w:val="24"/>
        </w:rPr>
        <w:t xml:space="preserve">izmenjenih </w:t>
      </w:r>
      <w:r w:rsidRPr="008D77AC">
        <w:rPr>
          <w:rFonts w:ascii="Times New Roman" w:eastAsia="Times New Roman" w:hAnsi="Times New Roman" w:cs="Times New Roman"/>
          <w:sz w:val="24"/>
          <w:szCs w:val="24"/>
        </w:rPr>
        <w:t xml:space="preserve">verzija zakrivljenih na 20% i 30%, što je pokazano da se smatra oblim oblikom. </w:t>
      </w:r>
      <w:r w:rsidR="00195038" w:rsidRPr="008D77AC">
        <w:rPr>
          <w:rFonts w:ascii="Times New Roman" w:eastAsia="Times New Roman" w:hAnsi="Times New Roman" w:cs="Times New Roman"/>
          <w:sz w:val="24"/>
          <w:szCs w:val="24"/>
        </w:rPr>
        <w:t>Svakom obliku se može podesiti odvojeno nivo zakrivljenosti i oštrosti, tako da svaki stimulus ima ujedno i</w:t>
      </w:r>
      <w:r w:rsidR="00D05026" w:rsidRPr="008D77AC">
        <w:rPr>
          <w:rFonts w:ascii="Times New Roman" w:eastAsia="Times New Roman" w:hAnsi="Times New Roman" w:cs="Times New Roman"/>
          <w:sz w:val="24"/>
          <w:szCs w:val="24"/>
        </w:rPr>
        <w:t xml:space="preserve"> „oštre“ i „zaobljene“</w:t>
      </w:r>
      <w:r w:rsidR="00195038" w:rsidRPr="008D77AC">
        <w:rPr>
          <w:rFonts w:ascii="Times New Roman" w:eastAsia="Times New Roman" w:hAnsi="Times New Roman" w:cs="Times New Roman"/>
          <w:sz w:val="24"/>
          <w:szCs w:val="24"/>
        </w:rPr>
        <w:t xml:space="preserve"> </w:t>
      </w:r>
      <w:r w:rsidR="00D05026" w:rsidRPr="008D77AC">
        <w:rPr>
          <w:rFonts w:ascii="Times New Roman" w:eastAsia="Times New Roman" w:hAnsi="Times New Roman" w:cs="Times New Roman"/>
          <w:sz w:val="24"/>
          <w:szCs w:val="24"/>
        </w:rPr>
        <w:t>odlike</w:t>
      </w:r>
      <w:r w:rsidR="00195038" w:rsidRPr="008D77AC">
        <w:rPr>
          <w:rFonts w:ascii="Times New Roman" w:eastAsia="Times New Roman" w:hAnsi="Times New Roman" w:cs="Times New Roman"/>
          <w:sz w:val="24"/>
          <w:szCs w:val="24"/>
        </w:rPr>
        <w:t>, sem ako jedan od parametara nije postavljen na 0%.</w:t>
      </w:r>
    </w:p>
    <w:p w14:paraId="7648592D"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t xml:space="preserve">Svih 40 oblika je balansirano u četiri podgrupe, tako da u okviru svake podgrupe postoji 10 oblika (5 zaobljenih i 5 oštrih): podrgura 1 (oštri = 0%, zaobljeni = 30%), podrgura 2 (oštri = 0%, zaobljeni = 20%), podrgura 3 (oštri = 10%, zaobljeni = 30%) i podrgura 4 (oštri = 10%, zaobljeni = 20%). </w:t>
      </w:r>
      <w:r w:rsidR="00195038" w:rsidRPr="008D77AC">
        <w:rPr>
          <w:rFonts w:ascii="Times New Roman" w:eastAsia="Times New Roman" w:hAnsi="Times New Roman" w:cs="Times New Roman"/>
          <w:sz w:val="24"/>
          <w:szCs w:val="24"/>
        </w:rPr>
        <w:t>Stimulusi koje treba kategorisati kao oble nalaze se u podgrupama 1 i 2, dok se oštri stimulusi nalaze u podgrupama 3 i 4. Grupe stimulusa balansirane su na ovaj način</w:t>
      </w:r>
      <w:r w:rsidRPr="008D77AC">
        <w:rPr>
          <w:rFonts w:ascii="Times New Roman" w:eastAsia="Times New Roman" w:hAnsi="Times New Roman" w:cs="Times New Roman"/>
          <w:sz w:val="24"/>
          <w:szCs w:val="24"/>
        </w:rPr>
        <w:t xml:space="preserve"> kako bi se izbegao efekat plafona, tj. kako diferencijacija stimulusa po obliku ne bi bila previše laka za učenje.</w:t>
      </w:r>
    </w:p>
    <w:p w14:paraId="5091FD12" w14:textId="77777777" w:rsidR="00195038" w:rsidRPr="008D77AC" w:rsidRDefault="00195038" w:rsidP="00195038">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Uzorak</w:t>
      </w:r>
    </w:p>
    <w:p w14:paraId="0BA680C5" w14:textId="77777777" w:rsidR="00195038" w:rsidRPr="008D77AC" w:rsidRDefault="00195038" w:rsidP="00195038">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U programu Psychometrica izračunate su vrednosti Koenovog d koeficijenta uzimajući u obzir veličine efekata u prethodnim istraživanjima koja su ispitivala varijable relevantne za ovo istraživanje </w:t>
      </w:r>
      <w:r w:rsidRPr="008D77AC">
        <w:t>(</w:t>
      </w:r>
      <w:r w:rsidRPr="008D77AC">
        <w:rPr>
          <w:rFonts w:ascii="Times New Roman" w:eastAsia="Times New Roman" w:hAnsi="Times New Roman" w:cs="Times New Roman"/>
          <w:sz w:val="24"/>
          <w:szCs w:val="24"/>
        </w:rPr>
        <w:t>Thalheimer &amp; Cook, 2002). U tabeli 1 nalaze se radovi za koje su izračunate mere veličine efekta i koji su iskorišćeni za analizu potrebne veličine efekta za ovo istraživanje.</w:t>
      </w:r>
    </w:p>
    <w:p w14:paraId="0DA6C842" w14:textId="77777777" w:rsidR="006F1C85" w:rsidRPr="008D77AC" w:rsidRDefault="00195038" w:rsidP="00BB74A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Na osnovu veličina efekta iz pomenutih istraživanja, proračunata je potrebna veličina uzorka pomoću “pwr” paketa u programu za analizu podataka R (Champley, 2018) sa alfa nivoom .05 i snagom .90. S obzirom da je prosečan broj ispitanika u analiziranim radovima 23 (</w:t>
      </w:r>
      <w:r w:rsidR="00847FE4" w:rsidRPr="008D77AC">
        <w:rPr>
          <w:rFonts w:ascii="Times New Roman" w:eastAsia="Times New Roman" w:hAnsi="Times New Roman" w:cs="Times New Roman"/>
          <w:sz w:val="24"/>
          <w:szCs w:val="24"/>
        </w:rPr>
        <w:t>M=</w:t>
      </w:r>
      <w:r w:rsidRPr="008D77AC">
        <w:rPr>
          <w:rFonts w:ascii="Times New Roman" w:eastAsia="Times New Roman" w:hAnsi="Times New Roman" w:cs="Times New Roman"/>
          <w:sz w:val="24"/>
          <w:szCs w:val="24"/>
        </w:rPr>
        <w:t xml:space="preserve">22.75) po grupi, cilj u ovom istraživanju bio je 30 ispitanika po grupi, </w:t>
      </w:r>
      <w:r w:rsidR="00847FE4" w:rsidRPr="008D77AC">
        <w:rPr>
          <w:rFonts w:ascii="Times New Roman" w:eastAsia="Times New Roman" w:hAnsi="Times New Roman" w:cs="Times New Roman"/>
          <w:sz w:val="24"/>
          <w:szCs w:val="24"/>
        </w:rPr>
        <w:t xml:space="preserve">imajuči u vidu </w:t>
      </w:r>
      <w:r w:rsidRPr="008D77AC">
        <w:rPr>
          <w:rFonts w:ascii="Times New Roman" w:eastAsia="Times New Roman" w:hAnsi="Times New Roman" w:cs="Times New Roman"/>
          <w:sz w:val="24"/>
          <w:szCs w:val="24"/>
        </w:rPr>
        <w:t xml:space="preserve">predviđen broj eksperimentalnih situacija (10). Planirano je prikupljanje podataka od 500 studenata Filozofskog fakulteta i Učiteljskog fakulteta, kako bi se nakon odstranjivanja </w:t>
      </w:r>
      <w:r w:rsidRPr="008D77AC">
        <w:rPr>
          <w:rFonts w:ascii="Times New Roman" w:eastAsia="Times New Roman" w:hAnsi="Times New Roman" w:cs="Times New Roman"/>
          <w:sz w:val="24"/>
          <w:szCs w:val="24"/>
        </w:rPr>
        <w:lastRenderedPageBreak/>
        <w:t>nevalidnih unosa zadržalo minimum 300 ispitanika. Sa ovom količinom ispitanika, na nivou alfe od .05 i snagom testa .90, predviđena veličina efekta prema Koenovom d bila bi d=.851 ili više, uzimajući u obzir samo istraživanja koja su uključena u ovu analizu (Tabela 1).</w:t>
      </w:r>
    </w:p>
    <w:p w14:paraId="525D326A" w14:textId="77777777" w:rsidR="00195038" w:rsidRPr="008D77AC" w:rsidRDefault="00195038" w:rsidP="00195038">
      <w:pPr>
        <w:spacing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Tabela 1</w:t>
      </w:r>
    </w:p>
    <w:p w14:paraId="5C63ED50" w14:textId="77777777" w:rsidR="00195038" w:rsidRPr="008D77AC" w:rsidRDefault="00195038" w:rsidP="00195038">
      <w:pPr>
        <w:spacing w:line="360" w:lineRule="auto"/>
        <w:rPr>
          <w:rFonts w:ascii="Times New Roman" w:eastAsia="Times New Roman" w:hAnsi="Times New Roman" w:cs="Times New Roman"/>
          <w:i/>
        </w:rPr>
      </w:pPr>
      <w:r w:rsidRPr="008D77AC">
        <w:rPr>
          <w:rFonts w:ascii="Times New Roman" w:eastAsia="Times New Roman" w:hAnsi="Times New Roman" w:cs="Times New Roman"/>
          <w:i/>
        </w:rPr>
        <w:t xml:space="preserve">Uzorak istraživanja za procenu veličine uzorka </w:t>
      </w:r>
    </w:p>
    <w:tbl>
      <w:tblPr>
        <w:tblStyle w:val="a7"/>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900"/>
        <w:gridCol w:w="990"/>
        <w:gridCol w:w="810"/>
        <w:gridCol w:w="990"/>
        <w:gridCol w:w="810"/>
        <w:gridCol w:w="900"/>
        <w:gridCol w:w="900"/>
      </w:tblGrid>
      <w:tr w:rsidR="00195038" w:rsidRPr="008D77AC" w14:paraId="6134EB1B" w14:textId="77777777" w:rsidTr="006F1C85">
        <w:trPr>
          <w:trHeight w:val="220"/>
        </w:trPr>
        <w:tc>
          <w:tcPr>
            <w:tcW w:w="1638" w:type="dxa"/>
            <w:tcBorders>
              <w:top w:val="single" w:sz="4" w:space="0" w:color="000000"/>
              <w:left w:val="nil"/>
              <w:bottom w:val="single" w:sz="4" w:space="0" w:color="000000"/>
              <w:right w:val="nil"/>
            </w:tcBorders>
          </w:tcPr>
          <w:p w14:paraId="009409FB"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Ekpremiment</w:t>
            </w:r>
          </w:p>
        </w:tc>
        <w:tc>
          <w:tcPr>
            <w:tcW w:w="900" w:type="dxa"/>
            <w:tcBorders>
              <w:top w:val="single" w:sz="4" w:space="0" w:color="000000"/>
              <w:left w:val="nil"/>
              <w:bottom w:val="single" w:sz="4" w:space="0" w:color="000000"/>
              <w:right w:val="nil"/>
            </w:tcBorders>
          </w:tcPr>
          <w:p w14:paraId="4A4F9596"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single" w:sz="4" w:space="0" w:color="000000"/>
              <w:left w:val="nil"/>
              <w:bottom w:val="single" w:sz="4" w:space="0" w:color="000000"/>
              <w:right w:val="nil"/>
            </w:tcBorders>
          </w:tcPr>
          <w:p w14:paraId="6A2A6632"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Grupa 1</w:t>
            </w:r>
          </w:p>
        </w:tc>
        <w:tc>
          <w:tcPr>
            <w:tcW w:w="810" w:type="dxa"/>
            <w:tcBorders>
              <w:top w:val="single" w:sz="4" w:space="0" w:color="000000"/>
              <w:left w:val="nil"/>
              <w:bottom w:val="single" w:sz="4" w:space="0" w:color="000000"/>
              <w:right w:val="nil"/>
            </w:tcBorders>
          </w:tcPr>
          <w:p w14:paraId="779F752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N grupe 1</w:t>
            </w:r>
          </w:p>
        </w:tc>
        <w:tc>
          <w:tcPr>
            <w:tcW w:w="990" w:type="dxa"/>
            <w:tcBorders>
              <w:top w:val="single" w:sz="4" w:space="0" w:color="000000"/>
              <w:left w:val="nil"/>
              <w:bottom w:val="single" w:sz="4" w:space="0" w:color="000000"/>
              <w:right w:val="nil"/>
            </w:tcBorders>
          </w:tcPr>
          <w:p w14:paraId="3B5DABE9"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Grupa 2</w:t>
            </w:r>
          </w:p>
        </w:tc>
        <w:tc>
          <w:tcPr>
            <w:tcW w:w="810" w:type="dxa"/>
            <w:tcBorders>
              <w:top w:val="single" w:sz="4" w:space="0" w:color="000000"/>
              <w:left w:val="nil"/>
              <w:bottom w:val="single" w:sz="4" w:space="0" w:color="000000"/>
              <w:right w:val="nil"/>
            </w:tcBorders>
          </w:tcPr>
          <w:p w14:paraId="1398EE9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N grupe 2</w:t>
            </w:r>
          </w:p>
        </w:tc>
        <w:tc>
          <w:tcPr>
            <w:tcW w:w="900" w:type="dxa"/>
            <w:tcBorders>
              <w:top w:val="single" w:sz="4" w:space="0" w:color="000000"/>
              <w:left w:val="nil"/>
              <w:bottom w:val="single" w:sz="4" w:space="0" w:color="000000"/>
              <w:right w:val="nil"/>
            </w:tcBorders>
          </w:tcPr>
          <w:p w14:paraId="6D054A9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F statistik</w:t>
            </w:r>
          </w:p>
        </w:tc>
        <w:tc>
          <w:tcPr>
            <w:tcW w:w="900" w:type="dxa"/>
            <w:tcBorders>
              <w:top w:val="single" w:sz="4" w:space="0" w:color="000000"/>
              <w:left w:val="nil"/>
              <w:bottom w:val="single" w:sz="4" w:space="0" w:color="000000"/>
              <w:right w:val="nil"/>
            </w:tcBorders>
          </w:tcPr>
          <w:p w14:paraId="7F0AED0C"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Koenovo d</w:t>
            </w:r>
          </w:p>
        </w:tc>
      </w:tr>
      <w:tr w:rsidR="00195038" w:rsidRPr="008D77AC" w14:paraId="1C55ECF8" w14:textId="77777777" w:rsidTr="006F1C85">
        <w:trPr>
          <w:trHeight w:val="220"/>
        </w:trPr>
        <w:tc>
          <w:tcPr>
            <w:tcW w:w="1638" w:type="dxa"/>
            <w:tcBorders>
              <w:top w:val="single" w:sz="4" w:space="0" w:color="000000"/>
              <w:left w:val="nil"/>
              <w:bottom w:val="nil"/>
              <w:right w:val="nil"/>
            </w:tcBorders>
          </w:tcPr>
          <w:p w14:paraId="462C4D7D"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Lupyan &amp; Cassasanto (2014)</w:t>
            </w:r>
          </w:p>
        </w:tc>
        <w:tc>
          <w:tcPr>
            <w:tcW w:w="900" w:type="dxa"/>
            <w:tcBorders>
              <w:top w:val="single" w:sz="4" w:space="0" w:color="000000"/>
              <w:left w:val="nil"/>
              <w:bottom w:val="nil"/>
              <w:right w:val="nil"/>
            </w:tcBorders>
          </w:tcPr>
          <w:p w14:paraId="2CA596B8"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single" w:sz="4" w:space="0" w:color="000000"/>
              <w:left w:val="nil"/>
              <w:bottom w:val="nil"/>
              <w:right w:val="nil"/>
            </w:tcBorders>
          </w:tcPr>
          <w:p w14:paraId="6793D04E"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Kongruenti nazivi</w:t>
            </w:r>
          </w:p>
        </w:tc>
        <w:tc>
          <w:tcPr>
            <w:tcW w:w="810" w:type="dxa"/>
            <w:tcBorders>
              <w:top w:val="single" w:sz="4" w:space="0" w:color="000000"/>
              <w:left w:val="nil"/>
              <w:bottom w:val="nil"/>
              <w:right w:val="nil"/>
            </w:tcBorders>
          </w:tcPr>
          <w:p w14:paraId="2CAB3AC5"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14</w:t>
            </w:r>
          </w:p>
        </w:tc>
        <w:tc>
          <w:tcPr>
            <w:tcW w:w="990" w:type="dxa"/>
            <w:tcBorders>
              <w:top w:val="single" w:sz="4" w:space="0" w:color="000000"/>
              <w:left w:val="nil"/>
              <w:bottom w:val="nil"/>
              <w:right w:val="nil"/>
            </w:tcBorders>
          </w:tcPr>
          <w:p w14:paraId="3FFA69C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Nekongruentni nazivi</w:t>
            </w:r>
          </w:p>
        </w:tc>
        <w:tc>
          <w:tcPr>
            <w:tcW w:w="810" w:type="dxa"/>
            <w:tcBorders>
              <w:top w:val="single" w:sz="4" w:space="0" w:color="000000"/>
              <w:left w:val="nil"/>
              <w:bottom w:val="nil"/>
              <w:right w:val="nil"/>
            </w:tcBorders>
          </w:tcPr>
          <w:p w14:paraId="04B841A6"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14</w:t>
            </w:r>
          </w:p>
        </w:tc>
        <w:tc>
          <w:tcPr>
            <w:tcW w:w="900" w:type="dxa"/>
            <w:tcBorders>
              <w:top w:val="single" w:sz="4" w:space="0" w:color="000000"/>
              <w:left w:val="nil"/>
              <w:bottom w:val="nil"/>
              <w:right w:val="nil"/>
            </w:tcBorders>
          </w:tcPr>
          <w:p w14:paraId="2BBB2EA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4.65</w:t>
            </w:r>
          </w:p>
        </w:tc>
        <w:tc>
          <w:tcPr>
            <w:tcW w:w="900" w:type="dxa"/>
            <w:tcBorders>
              <w:top w:val="single" w:sz="4" w:space="0" w:color="000000"/>
              <w:left w:val="nil"/>
              <w:bottom w:val="nil"/>
              <w:right w:val="nil"/>
            </w:tcBorders>
          </w:tcPr>
          <w:p w14:paraId="46FABDF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.846</w:t>
            </w:r>
          </w:p>
        </w:tc>
      </w:tr>
      <w:tr w:rsidR="00195038" w:rsidRPr="008D77AC" w14:paraId="75EF5372" w14:textId="77777777" w:rsidTr="006F1C85">
        <w:trPr>
          <w:trHeight w:val="220"/>
        </w:trPr>
        <w:tc>
          <w:tcPr>
            <w:tcW w:w="1638" w:type="dxa"/>
            <w:tcBorders>
              <w:top w:val="nil"/>
              <w:left w:val="nil"/>
              <w:bottom w:val="nil"/>
              <w:right w:val="nil"/>
            </w:tcBorders>
          </w:tcPr>
          <w:p w14:paraId="2770A9D5"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Lupyan &amp; Cassasanto (2014)</w:t>
            </w:r>
          </w:p>
        </w:tc>
        <w:tc>
          <w:tcPr>
            <w:tcW w:w="900" w:type="dxa"/>
            <w:tcBorders>
              <w:top w:val="nil"/>
              <w:left w:val="nil"/>
              <w:bottom w:val="nil"/>
              <w:right w:val="nil"/>
            </w:tcBorders>
          </w:tcPr>
          <w:p w14:paraId="28300BA6"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nil"/>
              <w:left w:val="nil"/>
              <w:bottom w:val="nil"/>
              <w:right w:val="nil"/>
            </w:tcBorders>
          </w:tcPr>
          <w:p w14:paraId="563BACC8"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Kongruenti nazivi</w:t>
            </w:r>
          </w:p>
        </w:tc>
        <w:tc>
          <w:tcPr>
            <w:tcW w:w="810" w:type="dxa"/>
            <w:tcBorders>
              <w:top w:val="nil"/>
              <w:left w:val="nil"/>
              <w:bottom w:val="nil"/>
              <w:right w:val="nil"/>
            </w:tcBorders>
          </w:tcPr>
          <w:p w14:paraId="4A60477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14</w:t>
            </w:r>
          </w:p>
        </w:tc>
        <w:tc>
          <w:tcPr>
            <w:tcW w:w="990" w:type="dxa"/>
            <w:tcBorders>
              <w:top w:val="nil"/>
              <w:left w:val="nil"/>
              <w:bottom w:val="nil"/>
              <w:right w:val="nil"/>
            </w:tcBorders>
          </w:tcPr>
          <w:p w14:paraId="6AA1FBF7"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Bez naziva</w:t>
            </w:r>
          </w:p>
        </w:tc>
        <w:tc>
          <w:tcPr>
            <w:tcW w:w="810" w:type="dxa"/>
            <w:tcBorders>
              <w:top w:val="nil"/>
              <w:left w:val="nil"/>
              <w:bottom w:val="nil"/>
              <w:right w:val="nil"/>
            </w:tcBorders>
          </w:tcPr>
          <w:p w14:paraId="634C0FDD"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33</w:t>
            </w:r>
          </w:p>
        </w:tc>
        <w:tc>
          <w:tcPr>
            <w:tcW w:w="900" w:type="dxa"/>
            <w:tcBorders>
              <w:top w:val="nil"/>
              <w:left w:val="nil"/>
              <w:bottom w:val="nil"/>
              <w:right w:val="nil"/>
            </w:tcBorders>
          </w:tcPr>
          <w:p w14:paraId="7809890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12.05</w:t>
            </w:r>
          </w:p>
        </w:tc>
        <w:tc>
          <w:tcPr>
            <w:tcW w:w="900" w:type="dxa"/>
            <w:tcBorders>
              <w:top w:val="nil"/>
              <w:left w:val="nil"/>
              <w:bottom w:val="nil"/>
              <w:right w:val="nil"/>
            </w:tcBorders>
          </w:tcPr>
          <w:p w14:paraId="20DA68B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1.132</w:t>
            </w:r>
          </w:p>
        </w:tc>
      </w:tr>
      <w:tr w:rsidR="00195038" w:rsidRPr="008D77AC" w14:paraId="0DA19912" w14:textId="77777777" w:rsidTr="006F1C85">
        <w:trPr>
          <w:trHeight w:val="220"/>
        </w:trPr>
        <w:tc>
          <w:tcPr>
            <w:tcW w:w="1638" w:type="dxa"/>
            <w:tcBorders>
              <w:top w:val="nil"/>
              <w:left w:val="nil"/>
              <w:bottom w:val="nil"/>
              <w:right w:val="nil"/>
            </w:tcBorders>
          </w:tcPr>
          <w:p w14:paraId="796133F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Lupyan &amp; Cassasanto (2014)</w:t>
            </w:r>
          </w:p>
        </w:tc>
        <w:tc>
          <w:tcPr>
            <w:tcW w:w="900" w:type="dxa"/>
            <w:tcBorders>
              <w:top w:val="nil"/>
              <w:left w:val="nil"/>
              <w:bottom w:val="nil"/>
              <w:right w:val="nil"/>
            </w:tcBorders>
          </w:tcPr>
          <w:p w14:paraId="2114B9F2"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nil"/>
              <w:left w:val="nil"/>
              <w:bottom w:val="nil"/>
              <w:right w:val="nil"/>
            </w:tcBorders>
          </w:tcPr>
          <w:p w14:paraId="332E399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Konvencionalni nazivi</w:t>
            </w:r>
          </w:p>
        </w:tc>
        <w:tc>
          <w:tcPr>
            <w:tcW w:w="810" w:type="dxa"/>
            <w:tcBorders>
              <w:top w:val="nil"/>
              <w:left w:val="nil"/>
              <w:bottom w:val="nil"/>
              <w:right w:val="nil"/>
            </w:tcBorders>
          </w:tcPr>
          <w:p w14:paraId="0F63B33E"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23</w:t>
            </w:r>
          </w:p>
        </w:tc>
        <w:tc>
          <w:tcPr>
            <w:tcW w:w="990" w:type="dxa"/>
            <w:tcBorders>
              <w:top w:val="nil"/>
              <w:left w:val="nil"/>
              <w:bottom w:val="nil"/>
              <w:right w:val="nil"/>
            </w:tcBorders>
          </w:tcPr>
          <w:p w14:paraId="7EE00825"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Bez naziva</w:t>
            </w:r>
          </w:p>
        </w:tc>
        <w:tc>
          <w:tcPr>
            <w:tcW w:w="810" w:type="dxa"/>
            <w:tcBorders>
              <w:top w:val="nil"/>
              <w:left w:val="nil"/>
              <w:bottom w:val="nil"/>
              <w:right w:val="nil"/>
            </w:tcBorders>
          </w:tcPr>
          <w:p w14:paraId="73A55D3D"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33</w:t>
            </w:r>
          </w:p>
        </w:tc>
        <w:tc>
          <w:tcPr>
            <w:tcW w:w="900" w:type="dxa"/>
            <w:tcBorders>
              <w:top w:val="nil"/>
              <w:left w:val="nil"/>
              <w:bottom w:val="nil"/>
              <w:right w:val="nil"/>
            </w:tcBorders>
          </w:tcPr>
          <w:p w14:paraId="29F6D949"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10.53</w:t>
            </w:r>
          </w:p>
        </w:tc>
        <w:tc>
          <w:tcPr>
            <w:tcW w:w="900" w:type="dxa"/>
            <w:tcBorders>
              <w:top w:val="nil"/>
              <w:left w:val="nil"/>
              <w:bottom w:val="nil"/>
              <w:right w:val="nil"/>
            </w:tcBorders>
          </w:tcPr>
          <w:p w14:paraId="7DFA7D30"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.898</w:t>
            </w:r>
          </w:p>
        </w:tc>
      </w:tr>
      <w:tr w:rsidR="00195038" w:rsidRPr="008D77AC" w14:paraId="2D963C5E" w14:textId="77777777" w:rsidTr="006F1C85">
        <w:trPr>
          <w:trHeight w:val="220"/>
        </w:trPr>
        <w:tc>
          <w:tcPr>
            <w:tcW w:w="1638" w:type="dxa"/>
            <w:tcBorders>
              <w:top w:val="nil"/>
              <w:left w:val="nil"/>
              <w:bottom w:val="nil"/>
              <w:right w:val="nil"/>
            </w:tcBorders>
          </w:tcPr>
          <w:p w14:paraId="0B79FA1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highlight w:val="white"/>
              </w:rPr>
              <w:t>Lupyan, Rakison, &amp; McClelland (2007)</w:t>
            </w:r>
          </w:p>
        </w:tc>
        <w:tc>
          <w:tcPr>
            <w:tcW w:w="900" w:type="dxa"/>
            <w:tcBorders>
              <w:top w:val="nil"/>
              <w:left w:val="nil"/>
              <w:bottom w:val="nil"/>
              <w:right w:val="nil"/>
            </w:tcBorders>
          </w:tcPr>
          <w:p w14:paraId="617D1BAD"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nil"/>
              <w:left w:val="nil"/>
              <w:bottom w:val="nil"/>
              <w:right w:val="nil"/>
            </w:tcBorders>
          </w:tcPr>
          <w:p w14:paraId="179BA05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Nazivi kategorija</w:t>
            </w:r>
          </w:p>
        </w:tc>
        <w:tc>
          <w:tcPr>
            <w:tcW w:w="810" w:type="dxa"/>
            <w:tcBorders>
              <w:top w:val="nil"/>
              <w:left w:val="nil"/>
              <w:bottom w:val="nil"/>
              <w:right w:val="nil"/>
            </w:tcBorders>
          </w:tcPr>
          <w:p w14:paraId="4862803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22</w:t>
            </w:r>
          </w:p>
        </w:tc>
        <w:tc>
          <w:tcPr>
            <w:tcW w:w="990" w:type="dxa"/>
            <w:tcBorders>
              <w:top w:val="nil"/>
              <w:left w:val="nil"/>
              <w:bottom w:val="nil"/>
              <w:right w:val="nil"/>
            </w:tcBorders>
          </w:tcPr>
          <w:p w14:paraId="05DEC08A"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Bez naziva</w:t>
            </w:r>
          </w:p>
        </w:tc>
        <w:tc>
          <w:tcPr>
            <w:tcW w:w="810" w:type="dxa"/>
            <w:tcBorders>
              <w:top w:val="nil"/>
              <w:left w:val="nil"/>
              <w:bottom w:val="nil"/>
              <w:right w:val="nil"/>
            </w:tcBorders>
          </w:tcPr>
          <w:p w14:paraId="4D8D24D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22</w:t>
            </w:r>
          </w:p>
        </w:tc>
        <w:tc>
          <w:tcPr>
            <w:tcW w:w="900" w:type="dxa"/>
            <w:tcBorders>
              <w:top w:val="nil"/>
              <w:left w:val="nil"/>
              <w:bottom w:val="nil"/>
              <w:right w:val="nil"/>
            </w:tcBorders>
          </w:tcPr>
          <w:p w14:paraId="3ACAC9C9"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9.03</w:t>
            </w:r>
          </w:p>
        </w:tc>
        <w:tc>
          <w:tcPr>
            <w:tcW w:w="900" w:type="dxa"/>
            <w:tcBorders>
              <w:top w:val="nil"/>
              <w:left w:val="nil"/>
              <w:bottom w:val="nil"/>
              <w:right w:val="nil"/>
            </w:tcBorders>
          </w:tcPr>
          <w:p w14:paraId="10ABE5A9"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.927</w:t>
            </w:r>
          </w:p>
        </w:tc>
      </w:tr>
      <w:tr w:rsidR="00195038" w:rsidRPr="008D77AC" w14:paraId="4177F426" w14:textId="77777777" w:rsidTr="006F1C85">
        <w:trPr>
          <w:trHeight w:val="220"/>
        </w:trPr>
        <w:tc>
          <w:tcPr>
            <w:tcW w:w="1638" w:type="dxa"/>
            <w:tcBorders>
              <w:top w:val="nil"/>
              <w:left w:val="nil"/>
              <w:bottom w:val="single" w:sz="4" w:space="0" w:color="000000"/>
              <w:right w:val="nil"/>
            </w:tcBorders>
          </w:tcPr>
          <w:p w14:paraId="7796AFEC"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00" w:type="dxa"/>
            <w:tcBorders>
              <w:top w:val="nil"/>
              <w:left w:val="nil"/>
              <w:bottom w:val="single" w:sz="4" w:space="0" w:color="000000"/>
              <w:right w:val="nil"/>
            </w:tcBorders>
          </w:tcPr>
          <w:p w14:paraId="6AE7DF67"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nil"/>
              <w:left w:val="nil"/>
              <w:bottom w:val="single" w:sz="4" w:space="0" w:color="000000"/>
              <w:right w:val="nil"/>
            </w:tcBorders>
          </w:tcPr>
          <w:p w14:paraId="5C725732"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810" w:type="dxa"/>
            <w:tcBorders>
              <w:top w:val="nil"/>
              <w:left w:val="nil"/>
              <w:bottom w:val="single" w:sz="4" w:space="0" w:color="000000"/>
              <w:right w:val="nil"/>
            </w:tcBorders>
          </w:tcPr>
          <w:p w14:paraId="2987FED8"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90" w:type="dxa"/>
            <w:tcBorders>
              <w:top w:val="nil"/>
              <w:left w:val="nil"/>
              <w:bottom w:val="single" w:sz="4" w:space="0" w:color="000000"/>
              <w:right w:val="nil"/>
            </w:tcBorders>
          </w:tcPr>
          <w:p w14:paraId="61486A9A"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810" w:type="dxa"/>
            <w:tcBorders>
              <w:top w:val="nil"/>
              <w:left w:val="nil"/>
              <w:bottom w:val="single" w:sz="4" w:space="0" w:color="000000"/>
              <w:right w:val="nil"/>
            </w:tcBorders>
          </w:tcPr>
          <w:p w14:paraId="322E7063"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00" w:type="dxa"/>
            <w:tcBorders>
              <w:top w:val="nil"/>
              <w:left w:val="nil"/>
              <w:bottom w:val="single" w:sz="4" w:space="0" w:color="000000"/>
              <w:right w:val="nil"/>
            </w:tcBorders>
          </w:tcPr>
          <w:p w14:paraId="3A9A42A8"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00" w:type="dxa"/>
            <w:tcBorders>
              <w:top w:val="nil"/>
              <w:left w:val="nil"/>
              <w:bottom w:val="single" w:sz="4" w:space="0" w:color="000000"/>
              <w:right w:val="nil"/>
            </w:tcBorders>
          </w:tcPr>
          <w:p w14:paraId="4AFC05D1"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r>
      <w:tr w:rsidR="00195038" w:rsidRPr="008D77AC" w14:paraId="5B7845B5" w14:textId="77777777" w:rsidTr="006F1C85">
        <w:trPr>
          <w:trHeight w:val="220"/>
        </w:trPr>
        <w:tc>
          <w:tcPr>
            <w:tcW w:w="1638" w:type="dxa"/>
            <w:tcBorders>
              <w:top w:val="single" w:sz="4" w:space="0" w:color="000000"/>
              <w:left w:val="nil"/>
              <w:bottom w:val="single" w:sz="4" w:space="0" w:color="000000"/>
              <w:right w:val="nil"/>
            </w:tcBorders>
          </w:tcPr>
          <w:p w14:paraId="31DE2BC0" w14:textId="77777777" w:rsidR="00195038" w:rsidRPr="008D77AC" w:rsidRDefault="00195038" w:rsidP="006F1C85">
            <w:pPr>
              <w:spacing w:line="360" w:lineRule="auto"/>
              <w:jc w:val="both"/>
              <w:rPr>
                <w:rFonts w:ascii="Times New Roman" w:eastAsia="Times New Roman" w:hAnsi="Times New Roman" w:cs="Times New Roman"/>
                <w:sz w:val="16"/>
                <w:szCs w:val="16"/>
              </w:rPr>
            </w:pPr>
          </w:p>
        </w:tc>
        <w:tc>
          <w:tcPr>
            <w:tcW w:w="900" w:type="dxa"/>
            <w:tcBorders>
              <w:top w:val="single" w:sz="4" w:space="0" w:color="000000"/>
              <w:left w:val="nil"/>
              <w:bottom w:val="single" w:sz="4" w:space="0" w:color="000000"/>
              <w:right w:val="nil"/>
            </w:tcBorders>
          </w:tcPr>
          <w:p w14:paraId="33412557"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Grupa 1</w:t>
            </w:r>
          </w:p>
        </w:tc>
        <w:tc>
          <w:tcPr>
            <w:tcW w:w="990" w:type="dxa"/>
            <w:tcBorders>
              <w:top w:val="single" w:sz="4" w:space="0" w:color="000000"/>
              <w:left w:val="nil"/>
              <w:bottom w:val="single" w:sz="4" w:space="0" w:color="000000"/>
              <w:right w:val="nil"/>
            </w:tcBorders>
          </w:tcPr>
          <w:p w14:paraId="6542441C"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M grupe 1</w:t>
            </w:r>
          </w:p>
        </w:tc>
        <w:tc>
          <w:tcPr>
            <w:tcW w:w="810" w:type="dxa"/>
            <w:tcBorders>
              <w:top w:val="single" w:sz="4" w:space="0" w:color="000000"/>
              <w:left w:val="nil"/>
              <w:bottom w:val="single" w:sz="4" w:space="0" w:color="000000"/>
              <w:right w:val="nil"/>
            </w:tcBorders>
          </w:tcPr>
          <w:p w14:paraId="3A3BC748"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SD grupe 1</w:t>
            </w:r>
          </w:p>
        </w:tc>
        <w:tc>
          <w:tcPr>
            <w:tcW w:w="990" w:type="dxa"/>
            <w:tcBorders>
              <w:top w:val="single" w:sz="4" w:space="0" w:color="000000"/>
              <w:left w:val="nil"/>
              <w:bottom w:val="single" w:sz="4" w:space="0" w:color="000000"/>
              <w:right w:val="nil"/>
            </w:tcBorders>
          </w:tcPr>
          <w:p w14:paraId="2258D838"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Grupa 2</w:t>
            </w:r>
          </w:p>
        </w:tc>
        <w:tc>
          <w:tcPr>
            <w:tcW w:w="810" w:type="dxa"/>
            <w:tcBorders>
              <w:top w:val="single" w:sz="4" w:space="0" w:color="000000"/>
              <w:left w:val="nil"/>
              <w:bottom w:val="single" w:sz="4" w:space="0" w:color="000000"/>
              <w:right w:val="nil"/>
            </w:tcBorders>
          </w:tcPr>
          <w:p w14:paraId="456BA5A0"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M grupe 2</w:t>
            </w:r>
          </w:p>
        </w:tc>
        <w:tc>
          <w:tcPr>
            <w:tcW w:w="900" w:type="dxa"/>
            <w:tcBorders>
              <w:top w:val="single" w:sz="4" w:space="0" w:color="000000"/>
              <w:left w:val="nil"/>
              <w:bottom w:val="single" w:sz="4" w:space="0" w:color="000000"/>
              <w:right w:val="nil"/>
            </w:tcBorders>
          </w:tcPr>
          <w:p w14:paraId="4DBDB754"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SD grupe 2</w:t>
            </w:r>
          </w:p>
        </w:tc>
        <w:tc>
          <w:tcPr>
            <w:tcW w:w="900" w:type="dxa"/>
            <w:tcBorders>
              <w:top w:val="single" w:sz="4" w:space="0" w:color="000000"/>
              <w:left w:val="nil"/>
              <w:bottom w:val="single" w:sz="4" w:space="0" w:color="000000"/>
              <w:right w:val="nil"/>
            </w:tcBorders>
          </w:tcPr>
          <w:p w14:paraId="022EE0F2"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Koenovo d</w:t>
            </w:r>
          </w:p>
        </w:tc>
      </w:tr>
      <w:tr w:rsidR="00195038" w:rsidRPr="008D77AC" w14:paraId="07E8EC80" w14:textId="77777777" w:rsidTr="006F1C85">
        <w:trPr>
          <w:trHeight w:val="220"/>
        </w:trPr>
        <w:tc>
          <w:tcPr>
            <w:tcW w:w="1638" w:type="dxa"/>
            <w:tcBorders>
              <w:top w:val="single" w:sz="4" w:space="0" w:color="000000"/>
              <w:left w:val="nil"/>
              <w:bottom w:val="nil"/>
              <w:right w:val="nil"/>
            </w:tcBorders>
          </w:tcPr>
          <w:p w14:paraId="30170786"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 xml:space="preserve">Nielsen (2016) </w:t>
            </w:r>
          </w:p>
        </w:tc>
        <w:tc>
          <w:tcPr>
            <w:tcW w:w="900" w:type="dxa"/>
            <w:tcBorders>
              <w:top w:val="single" w:sz="4" w:space="0" w:color="000000"/>
              <w:left w:val="nil"/>
              <w:bottom w:val="nil"/>
              <w:right w:val="nil"/>
            </w:tcBorders>
          </w:tcPr>
          <w:p w14:paraId="7E887731"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Kongruenti nazivi</w:t>
            </w:r>
          </w:p>
        </w:tc>
        <w:tc>
          <w:tcPr>
            <w:tcW w:w="990" w:type="dxa"/>
            <w:tcBorders>
              <w:top w:val="single" w:sz="4" w:space="0" w:color="000000"/>
              <w:left w:val="nil"/>
              <w:bottom w:val="nil"/>
              <w:right w:val="nil"/>
            </w:tcBorders>
          </w:tcPr>
          <w:p w14:paraId="545198F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.885</w:t>
            </w:r>
          </w:p>
        </w:tc>
        <w:tc>
          <w:tcPr>
            <w:tcW w:w="810" w:type="dxa"/>
            <w:tcBorders>
              <w:top w:val="single" w:sz="4" w:space="0" w:color="000000"/>
              <w:left w:val="nil"/>
              <w:bottom w:val="nil"/>
              <w:right w:val="nil"/>
            </w:tcBorders>
          </w:tcPr>
          <w:p w14:paraId="596754C3"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.0933</w:t>
            </w:r>
          </w:p>
        </w:tc>
        <w:tc>
          <w:tcPr>
            <w:tcW w:w="990" w:type="dxa"/>
            <w:tcBorders>
              <w:top w:val="single" w:sz="4" w:space="0" w:color="000000"/>
              <w:left w:val="nil"/>
              <w:bottom w:val="nil"/>
              <w:right w:val="nil"/>
            </w:tcBorders>
          </w:tcPr>
          <w:p w14:paraId="6C2BACC8"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Konvencionalni nazivi</w:t>
            </w:r>
          </w:p>
        </w:tc>
        <w:tc>
          <w:tcPr>
            <w:tcW w:w="810" w:type="dxa"/>
            <w:tcBorders>
              <w:top w:val="single" w:sz="4" w:space="0" w:color="000000"/>
              <w:left w:val="nil"/>
              <w:bottom w:val="nil"/>
              <w:right w:val="nil"/>
            </w:tcBorders>
          </w:tcPr>
          <w:p w14:paraId="62905CBB"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.79</w:t>
            </w:r>
          </w:p>
        </w:tc>
        <w:tc>
          <w:tcPr>
            <w:tcW w:w="900" w:type="dxa"/>
            <w:tcBorders>
              <w:top w:val="single" w:sz="4" w:space="0" w:color="000000"/>
              <w:left w:val="nil"/>
              <w:bottom w:val="nil"/>
              <w:right w:val="nil"/>
            </w:tcBorders>
          </w:tcPr>
          <w:p w14:paraId="5742574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.0907</w:t>
            </w:r>
          </w:p>
        </w:tc>
        <w:tc>
          <w:tcPr>
            <w:tcW w:w="900" w:type="dxa"/>
            <w:tcBorders>
              <w:top w:val="single" w:sz="4" w:space="0" w:color="000000"/>
              <w:left w:val="nil"/>
              <w:bottom w:val="nil"/>
              <w:right w:val="nil"/>
            </w:tcBorders>
          </w:tcPr>
          <w:p w14:paraId="271C68B0"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1.033</w:t>
            </w:r>
          </w:p>
        </w:tc>
      </w:tr>
      <w:tr w:rsidR="00195038" w:rsidRPr="008D77AC" w14:paraId="53E883D4" w14:textId="77777777" w:rsidTr="006F1C85">
        <w:trPr>
          <w:trHeight w:val="220"/>
        </w:trPr>
        <w:tc>
          <w:tcPr>
            <w:tcW w:w="1638" w:type="dxa"/>
            <w:tcBorders>
              <w:top w:val="nil"/>
              <w:left w:val="nil"/>
              <w:bottom w:val="single" w:sz="4" w:space="0" w:color="000000"/>
              <w:right w:val="nil"/>
            </w:tcBorders>
          </w:tcPr>
          <w:p w14:paraId="0DC5A5B2"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Nielsen (2016)</w:t>
            </w:r>
          </w:p>
        </w:tc>
        <w:tc>
          <w:tcPr>
            <w:tcW w:w="900" w:type="dxa"/>
            <w:tcBorders>
              <w:top w:val="nil"/>
              <w:left w:val="nil"/>
              <w:bottom w:val="single" w:sz="4" w:space="0" w:color="000000"/>
              <w:right w:val="nil"/>
            </w:tcBorders>
          </w:tcPr>
          <w:p w14:paraId="7272642B"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Konvencionalni nazivi</w:t>
            </w:r>
          </w:p>
        </w:tc>
        <w:tc>
          <w:tcPr>
            <w:tcW w:w="990" w:type="dxa"/>
            <w:tcBorders>
              <w:top w:val="nil"/>
              <w:left w:val="nil"/>
              <w:bottom w:val="single" w:sz="4" w:space="0" w:color="000000"/>
              <w:right w:val="nil"/>
            </w:tcBorders>
          </w:tcPr>
          <w:p w14:paraId="2979C2E7"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.67</w:t>
            </w:r>
          </w:p>
        </w:tc>
        <w:tc>
          <w:tcPr>
            <w:tcW w:w="810" w:type="dxa"/>
            <w:tcBorders>
              <w:top w:val="nil"/>
              <w:left w:val="nil"/>
              <w:bottom w:val="single" w:sz="4" w:space="0" w:color="000000"/>
              <w:right w:val="nil"/>
            </w:tcBorders>
          </w:tcPr>
          <w:p w14:paraId="3F36E65E"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.0786</w:t>
            </w:r>
          </w:p>
        </w:tc>
        <w:tc>
          <w:tcPr>
            <w:tcW w:w="990" w:type="dxa"/>
            <w:tcBorders>
              <w:top w:val="nil"/>
              <w:left w:val="nil"/>
              <w:bottom w:val="single" w:sz="4" w:space="0" w:color="000000"/>
              <w:right w:val="nil"/>
            </w:tcBorders>
          </w:tcPr>
          <w:p w14:paraId="383084C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Arbitrarni nazivi</w:t>
            </w:r>
          </w:p>
        </w:tc>
        <w:tc>
          <w:tcPr>
            <w:tcW w:w="810" w:type="dxa"/>
            <w:tcBorders>
              <w:top w:val="nil"/>
              <w:left w:val="nil"/>
              <w:bottom w:val="single" w:sz="4" w:space="0" w:color="000000"/>
              <w:right w:val="nil"/>
            </w:tcBorders>
          </w:tcPr>
          <w:p w14:paraId="3863B8D0"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.57</w:t>
            </w:r>
          </w:p>
        </w:tc>
        <w:tc>
          <w:tcPr>
            <w:tcW w:w="900" w:type="dxa"/>
            <w:tcBorders>
              <w:top w:val="nil"/>
              <w:left w:val="nil"/>
              <w:bottom w:val="single" w:sz="4" w:space="0" w:color="000000"/>
              <w:right w:val="nil"/>
            </w:tcBorders>
          </w:tcPr>
          <w:p w14:paraId="64B5E591"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.0797</w:t>
            </w:r>
          </w:p>
        </w:tc>
        <w:tc>
          <w:tcPr>
            <w:tcW w:w="900" w:type="dxa"/>
            <w:tcBorders>
              <w:top w:val="nil"/>
              <w:left w:val="nil"/>
              <w:bottom w:val="single" w:sz="4" w:space="0" w:color="000000"/>
              <w:right w:val="nil"/>
            </w:tcBorders>
          </w:tcPr>
          <w:p w14:paraId="3134DBFF" w14:textId="77777777" w:rsidR="00195038" w:rsidRPr="008D77AC" w:rsidRDefault="00195038" w:rsidP="006F1C85">
            <w:pPr>
              <w:spacing w:line="360" w:lineRule="auto"/>
              <w:jc w:val="both"/>
              <w:rPr>
                <w:rFonts w:ascii="Times New Roman" w:eastAsia="Times New Roman" w:hAnsi="Times New Roman" w:cs="Times New Roman"/>
                <w:sz w:val="16"/>
                <w:szCs w:val="16"/>
              </w:rPr>
            </w:pPr>
            <w:r w:rsidRPr="008D77AC">
              <w:rPr>
                <w:rFonts w:ascii="Times New Roman" w:eastAsia="Times New Roman" w:hAnsi="Times New Roman" w:cs="Times New Roman"/>
                <w:sz w:val="16"/>
                <w:szCs w:val="16"/>
              </w:rPr>
              <w:t>1.264</w:t>
            </w:r>
          </w:p>
        </w:tc>
      </w:tr>
    </w:tbl>
    <w:p w14:paraId="1A162CB7" w14:textId="77777777" w:rsidR="00195038" w:rsidRPr="008D77AC" w:rsidRDefault="00195038">
      <w:pPr>
        <w:spacing w:line="360" w:lineRule="auto"/>
        <w:jc w:val="both"/>
        <w:rPr>
          <w:rFonts w:ascii="Times New Roman" w:eastAsia="Times New Roman" w:hAnsi="Times New Roman" w:cs="Times New Roman"/>
          <w:sz w:val="24"/>
          <w:szCs w:val="24"/>
        </w:rPr>
      </w:pPr>
    </w:p>
    <w:p w14:paraId="5FBE3402" w14:textId="77777777" w:rsidR="00847FE4" w:rsidRPr="008D77AC" w:rsidRDefault="00847FE4">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Finalni </w:t>
      </w:r>
      <w:r w:rsidR="00B06347" w:rsidRPr="008D77AC">
        <w:rPr>
          <w:rFonts w:ascii="Times New Roman" w:eastAsia="Times New Roman" w:hAnsi="Times New Roman" w:cs="Times New Roman"/>
          <w:sz w:val="24"/>
          <w:szCs w:val="24"/>
        </w:rPr>
        <w:t>uzorak u ovom istraživanju čini 419 ispitanika. Među njima se nalaze studenti prve i druge godine studija psihologije na Filozofskom fakultetu u Beogradu i studenti prve godine Učiteljskog fakulteta u Beogradu</w:t>
      </w:r>
      <w:r w:rsidR="007D6A6C" w:rsidRPr="008D77AC">
        <w:rPr>
          <w:rFonts w:ascii="Times New Roman" w:eastAsia="Times New Roman" w:hAnsi="Times New Roman" w:cs="Times New Roman"/>
          <w:sz w:val="24"/>
          <w:szCs w:val="24"/>
        </w:rPr>
        <w:t xml:space="preserve"> prosečnog uzrasta 20 godina (M=20.7)</w:t>
      </w:r>
      <w:r w:rsidR="00B06347" w:rsidRPr="008D77AC">
        <w:rPr>
          <w:rFonts w:ascii="Times New Roman" w:eastAsia="Times New Roman" w:hAnsi="Times New Roman" w:cs="Times New Roman"/>
          <w:sz w:val="24"/>
          <w:szCs w:val="24"/>
        </w:rPr>
        <w:t>.</w:t>
      </w:r>
      <w:r w:rsidR="007D6A6C" w:rsidRPr="008D77AC">
        <w:rPr>
          <w:rFonts w:ascii="Times New Roman" w:eastAsia="Times New Roman" w:hAnsi="Times New Roman" w:cs="Times New Roman"/>
          <w:sz w:val="24"/>
          <w:szCs w:val="24"/>
        </w:rPr>
        <w:t xml:space="preserve"> </w:t>
      </w:r>
      <w:r w:rsidR="00BD461E" w:rsidRPr="008D77AC">
        <w:rPr>
          <w:rFonts w:ascii="Times New Roman" w:eastAsia="Times New Roman" w:hAnsi="Times New Roman" w:cs="Times New Roman"/>
          <w:sz w:val="24"/>
          <w:szCs w:val="24"/>
        </w:rPr>
        <w:t>Najveći deo uzorka bio je ženskog pola (86.9%) dok je manji broj ispitanika bio muškog pola (12.9</w:t>
      </w:r>
      <w:r w:rsidR="001066B3" w:rsidRPr="008D77AC">
        <w:rPr>
          <w:rFonts w:ascii="Times New Roman" w:eastAsia="Times New Roman" w:hAnsi="Times New Roman" w:cs="Times New Roman"/>
          <w:sz w:val="24"/>
          <w:szCs w:val="24"/>
        </w:rPr>
        <w:t>%</w:t>
      </w:r>
      <w:r w:rsidR="00BD461E" w:rsidRPr="008D77AC">
        <w:rPr>
          <w:rFonts w:ascii="Times New Roman" w:eastAsia="Times New Roman" w:hAnsi="Times New Roman" w:cs="Times New Roman"/>
          <w:sz w:val="24"/>
          <w:szCs w:val="24"/>
        </w:rPr>
        <w:t xml:space="preserve">) ili se nisu izjasnili (0.2%). Eksperiment je distribuiran na srpskom govornom području, tako da su svi ispitanici bili tečni govornici srpskog jezika.  </w:t>
      </w:r>
      <w:r w:rsidR="00B06347" w:rsidRPr="008D77AC">
        <w:rPr>
          <w:rFonts w:ascii="Times New Roman" w:eastAsia="Times New Roman" w:hAnsi="Times New Roman" w:cs="Times New Roman"/>
          <w:sz w:val="24"/>
          <w:szCs w:val="24"/>
        </w:rPr>
        <w:t xml:space="preserve"> </w:t>
      </w:r>
    </w:p>
    <w:p w14:paraId="1EDE0E2A" w14:textId="77777777" w:rsidR="00494279" w:rsidRPr="008D77AC" w:rsidRDefault="00494279">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Procedura</w:t>
      </w:r>
    </w:p>
    <w:p w14:paraId="47D22824" w14:textId="77777777" w:rsidR="006F1C85" w:rsidRPr="008D77AC" w:rsidRDefault="00494279">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Eksperiment je </w:t>
      </w:r>
      <w:r w:rsidR="007D6A6C" w:rsidRPr="008D77AC">
        <w:rPr>
          <w:rFonts w:ascii="Times New Roman" w:eastAsia="Times New Roman" w:hAnsi="Times New Roman" w:cs="Times New Roman"/>
          <w:sz w:val="24"/>
          <w:szCs w:val="24"/>
        </w:rPr>
        <w:t xml:space="preserve">konstruisan za </w:t>
      </w:r>
      <w:r w:rsidRPr="008D77AC">
        <w:rPr>
          <w:rFonts w:ascii="Times New Roman" w:eastAsia="Times New Roman" w:hAnsi="Times New Roman" w:cs="Times New Roman"/>
          <w:sz w:val="24"/>
          <w:szCs w:val="24"/>
        </w:rPr>
        <w:t>onlajn</w:t>
      </w:r>
      <w:r w:rsidR="007D6A6C" w:rsidRPr="008D77AC">
        <w:rPr>
          <w:rFonts w:ascii="Times New Roman" w:eastAsia="Times New Roman" w:hAnsi="Times New Roman" w:cs="Times New Roman"/>
          <w:sz w:val="24"/>
          <w:szCs w:val="24"/>
        </w:rPr>
        <w:t xml:space="preserve"> izvođenje</w:t>
      </w:r>
      <w:r w:rsidRPr="008D77AC">
        <w:rPr>
          <w:rFonts w:ascii="Times New Roman" w:eastAsia="Times New Roman" w:hAnsi="Times New Roman" w:cs="Times New Roman"/>
          <w:sz w:val="24"/>
          <w:szCs w:val="24"/>
        </w:rPr>
        <w:t xml:space="preserve"> </w:t>
      </w:r>
      <w:r w:rsidR="007D6A6C" w:rsidRPr="008D77AC">
        <w:rPr>
          <w:rFonts w:ascii="Times New Roman" w:hAnsi="Times New Roman" w:cs="Times New Roman"/>
          <w:color w:val="000000"/>
          <w:sz w:val="24"/>
          <w:szCs w:val="24"/>
        </w:rPr>
        <w:t>pomoću jsPsych paketa (de Leeuw, 2015)</w:t>
      </w:r>
      <w:r w:rsidR="007D6A6C"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sz w:val="24"/>
          <w:szCs w:val="24"/>
        </w:rPr>
        <w:t xml:space="preserve">koristeći JavaScript platformu za programiranje (dostupno na linku: </w:t>
      </w:r>
      <w:hyperlink r:id="rId9" w:history="1">
        <w:r w:rsidRPr="008D77AC">
          <w:rPr>
            <w:rStyle w:val="Hyperlink"/>
            <w:rFonts w:ascii="Times New Roman" w:eastAsia="Times New Roman" w:hAnsi="Times New Roman" w:cs="Times New Roman"/>
            <w:sz w:val="24"/>
            <w:szCs w:val="24"/>
          </w:rPr>
          <w:t>http://languageevolution.com/stekic/</w:t>
        </w:r>
      </w:hyperlink>
      <w:r w:rsidRPr="008D77AC">
        <w:rPr>
          <w:rFonts w:ascii="Times New Roman" w:eastAsia="Times New Roman" w:hAnsi="Times New Roman" w:cs="Times New Roman"/>
          <w:sz w:val="24"/>
          <w:szCs w:val="24"/>
        </w:rPr>
        <w:t>). Podaci su prikupljani u periodu od maja 2018. godine do novembra 2018. godine</w:t>
      </w:r>
      <w:r w:rsidR="00B06347" w:rsidRPr="008D77AC">
        <w:rPr>
          <w:rFonts w:ascii="Times New Roman" w:eastAsia="Times New Roman" w:hAnsi="Times New Roman" w:cs="Times New Roman"/>
          <w:sz w:val="24"/>
          <w:szCs w:val="24"/>
        </w:rPr>
        <w:t xml:space="preserve">. Za celokupno učešće u eksperimentu ispitanicima je bilo potrebno u proseku oko pola sata. Najpre je ispitanicima predstavljen cilj istraživanja i informisana </w:t>
      </w:r>
      <w:r w:rsidR="00B06347" w:rsidRPr="008D77AC">
        <w:rPr>
          <w:rFonts w:ascii="Times New Roman" w:eastAsia="Times New Roman" w:hAnsi="Times New Roman" w:cs="Times New Roman"/>
          <w:sz w:val="24"/>
          <w:szCs w:val="24"/>
        </w:rPr>
        <w:lastRenderedPageBreak/>
        <w:t xml:space="preserve">saglasnost. Podaci ispitanika koji nisu dali saglasnost da se njihovi podaci koriste u analizi nisu uzeti u obzir. Na kraju eksperimenta studentima je pružena mogućnost da ostave broj indeksa kako bi im se učešće u eksperimentu moglo evidentirati radi dodeljivanja poena na određenim kursevima. Nije postojao način da istraživači povežu brojeve indeksa sa imenima studenata, tako da anonimnost saglasnih ispitanika nije ni na koji način narušena.   </w:t>
      </w:r>
      <w:r w:rsidRPr="008D77AC">
        <w:rPr>
          <w:rFonts w:ascii="Times New Roman" w:eastAsia="Times New Roman" w:hAnsi="Times New Roman" w:cs="Times New Roman"/>
          <w:sz w:val="24"/>
          <w:szCs w:val="24"/>
        </w:rPr>
        <w:t xml:space="preserve"> </w:t>
      </w:r>
    </w:p>
    <w:p w14:paraId="645AC079" w14:textId="77777777" w:rsidR="00195038" w:rsidRPr="008D77AC" w:rsidRDefault="00195038">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 xml:space="preserve">Eksperimentalne situacije </w:t>
      </w:r>
    </w:p>
    <w:p w14:paraId="0896C22B"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 xml:space="preserve">Konstruisano je 500 različitih setova stimulusa tako da svaki ispitanik u istraživanju može imati jedinstven set. Ispitanici su nasumično raspoređeni u jednu od 10 eksperimentalnih situacija, dok nije dostignuta željena veličina uzorka i </w:t>
      </w:r>
      <w:r w:rsidR="006A3BAA" w:rsidRPr="008D77AC">
        <w:rPr>
          <w:rFonts w:ascii="Times New Roman" w:eastAsia="Times New Roman" w:hAnsi="Times New Roman" w:cs="Times New Roman"/>
          <w:color w:val="000000"/>
          <w:sz w:val="24"/>
          <w:szCs w:val="24"/>
        </w:rPr>
        <w:t xml:space="preserve">približno </w:t>
      </w:r>
      <w:r w:rsidRPr="008D77AC">
        <w:rPr>
          <w:rFonts w:ascii="Times New Roman" w:eastAsia="Times New Roman" w:hAnsi="Times New Roman" w:cs="Times New Roman"/>
          <w:color w:val="000000"/>
          <w:sz w:val="24"/>
          <w:szCs w:val="24"/>
        </w:rPr>
        <w:t xml:space="preserve">jednak broj ispitanika po stituaciji. </w:t>
      </w:r>
    </w:p>
    <w:p w14:paraId="1AA3A7CB"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1: Kongruentni nazivi kategorija.</w:t>
      </w:r>
      <w:r w:rsidRPr="008D77AC">
        <w:rPr>
          <w:rFonts w:ascii="Times New Roman" w:eastAsia="Times New Roman" w:hAnsi="Times New Roman" w:cs="Times New Roman"/>
          <w:color w:val="000000"/>
          <w:sz w:val="24"/>
          <w:szCs w:val="24"/>
        </w:rPr>
        <w:t xml:space="preserve"> Nazivi kat</w:t>
      </w:r>
      <w:r w:rsidR="006F1C85" w:rsidRPr="008D77AC">
        <w:rPr>
          <w:rFonts w:ascii="Times New Roman" w:eastAsia="Times New Roman" w:hAnsi="Times New Roman" w:cs="Times New Roman"/>
          <w:color w:val="000000"/>
          <w:sz w:val="24"/>
          <w:szCs w:val="24"/>
        </w:rPr>
        <w:t>egorija pripadaju istoj jezičko-</w:t>
      </w:r>
      <w:r w:rsidRPr="008D77AC">
        <w:rPr>
          <w:rFonts w:ascii="Times New Roman" w:eastAsia="Times New Roman" w:hAnsi="Times New Roman" w:cs="Times New Roman"/>
          <w:color w:val="000000"/>
          <w:sz w:val="24"/>
          <w:szCs w:val="24"/>
        </w:rPr>
        <w:t>simboličnoj grupi kao i prikazan stimulus (npr. /malana/ i svi vizuelni stimulusi sa oblim ivicama).</w:t>
      </w:r>
    </w:p>
    <w:p w14:paraId="1368C4C1"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2: Nekongruentni nazivi kategorija.</w:t>
      </w:r>
      <w:r w:rsidRPr="008D77AC">
        <w:rPr>
          <w:rFonts w:ascii="Times New Roman" w:eastAsia="Times New Roman" w:hAnsi="Times New Roman" w:cs="Times New Roman"/>
          <w:color w:val="000000"/>
          <w:sz w:val="24"/>
          <w:szCs w:val="24"/>
        </w:rPr>
        <w:t xml:space="preserve"> Nazivi kategorija pripadaju različit</w:t>
      </w:r>
      <w:r w:rsidR="006F1C85" w:rsidRPr="008D77AC">
        <w:rPr>
          <w:rFonts w:ascii="Times New Roman" w:eastAsia="Times New Roman" w:hAnsi="Times New Roman" w:cs="Times New Roman"/>
          <w:color w:val="000000"/>
          <w:sz w:val="24"/>
          <w:szCs w:val="24"/>
        </w:rPr>
        <w:t>oj jezičko-</w:t>
      </w:r>
      <w:r w:rsidRPr="008D77AC">
        <w:rPr>
          <w:rFonts w:ascii="Times New Roman" w:eastAsia="Times New Roman" w:hAnsi="Times New Roman" w:cs="Times New Roman"/>
          <w:color w:val="000000"/>
          <w:sz w:val="24"/>
          <w:szCs w:val="24"/>
        </w:rPr>
        <w:t>simboličnoj grupi u odnosu na prikazan stimulus (npr. /malana/ i  svi vizuelni stimulusi sa oštrim ivicama).</w:t>
      </w:r>
    </w:p>
    <w:p w14:paraId="3550E7D2"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3A/B: Konvencionalni nazivi kategorija.</w:t>
      </w:r>
      <w:r w:rsidRPr="008D77AC">
        <w:rPr>
          <w:rFonts w:ascii="Times New Roman" w:eastAsia="Times New Roman" w:hAnsi="Times New Roman" w:cs="Times New Roman"/>
          <w:color w:val="000000"/>
          <w:sz w:val="24"/>
          <w:szCs w:val="24"/>
        </w:rPr>
        <w:t xml:space="preserve"> Nazivi kategorija</w:t>
      </w:r>
      <w:r w:rsidR="006F1C85" w:rsidRPr="008D77AC">
        <w:rPr>
          <w:rFonts w:ascii="Times New Roman" w:eastAsia="Times New Roman" w:hAnsi="Times New Roman" w:cs="Times New Roman"/>
          <w:color w:val="000000"/>
          <w:sz w:val="24"/>
          <w:szCs w:val="24"/>
        </w:rPr>
        <w:t xml:space="preserve"> ne pripadaju ni jednoj jezičko-</w:t>
      </w:r>
      <w:r w:rsidRPr="008D77AC">
        <w:rPr>
          <w:rFonts w:ascii="Times New Roman" w:eastAsia="Times New Roman" w:hAnsi="Times New Roman" w:cs="Times New Roman"/>
          <w:color w:val="000000"/>
          <w:sz w:val="24"/>
          <w:szCs w:val="24"/>
        </w:rPr>
        <w:t xml:space="preserve">simboličnoj grupi kojoj pripadaju prikazani stimulusi. U Situaciji 3A koristi se jedna podgrupa frikativa, a u  3B druga podgrupa (npr. u 3A /favaša/ i svi vizuelni stimulusi sa oštrim ivicama ili </w:t>
      </w:r>
      <w:r w:rsidRPr="008D77AC">
        <w:rPr>
          <w:rFonts w:ascii="Times New Roman" w:eastAsia="Times New Roman" w:hAnsi="Times New Roman" w:cs="Times New Roman"/>
          <w:sz w:val="24"/>
          <w:szCs w:val="24"/>
        </w:rPr>
        <w:t>/sazafa/ u 3B</w:t>
      </w:r>
      <w:r w:rsidRPr="008D77AC">
        <w:rPr>
          <w:rFonts w:ascii="Times New Roman" w:eastAsia="Times New Roman" w:hAnsi="Times New Roman" w:cs="Times New Roman"/>
          <w:color w:val="000000"/>
          <w:sz w:val="24"/>
          <w:szCs w:val="24"/>
        </w:rPr>
        <w:t xml:space="preserve"> i svi vizuelni stimulusi sa oblim ivicama).</w:t>
      </w:r>
    </w:p>
    <w:p w14:paraId="7BDA369B"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4: Kongruentni nazivi objekata.</w:t>
      </w:r>
      <w:r w:rsidRPr="008D77AC">
        <w:rPr>
          <w:rFonts w:ascii="Times New Roman" w:eastAsia="Times New Roman" w:hAnsi="Times New Roman" w:cs="Times New Roman"/>
          <w:color w:val="000000"/>
          <w:sz w:val="24"/>
          <w:szCs w:val="24"/>
        </w:rPr>
        <w:t xml:space="preserve"> Nazivi </w:t>
      </w:r>
      <w:r w:rsidR="006F1C85" w:rsidRPr="008D77AC">
        <w:rPr>
          <w:rFonts w:ascii="Times New Roman" w:eastAsia="Times New Roman" w:hAnsi="Times New Roman" w:cs="Times New Roman"/>
          <w:color w:val="000000"/>
          <w:sz w:val="24"/>
          <w:szCs w:val="24"/>
        </w:rPr>
        <w:t>pojedinačnih stimulusa pripadaju istoj jezičko-</w:t>
      </w:r>
      <w:r w:rsidRPr="008D77AC">
        <w:rPr>
          <w:rFonts w:ascii="Times New Roman" w:eastAsia="Times New Roman" w:hAnsi="Times New Roman" w:cs="Times New Roman"/>
          <w:color w:val="000000"/>
          <w:sz w:val="24"/>
          <w:szCs w:val="24"/>
        </w:rPr>
        <w:t>simboličnoj grupi kao i prikazan stimulus (npr. /malana/ i jedan od vizuelnih stimulusa sa oštrim ivicama).</w:t>
      </w:r>
    </w:p>
    <w:p w14:paraId="7D6DD7E8"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5: Nekongruentni nazivi objekata.</w:t>
      </w:r>
      <w:r w:rsidRPr="008D77AC">
        <w:rPr>
          <w:rFonts w:ascii="Times New Roman" w:eastAsia="Times New Roman" w:hAnsi="Times New Roman" w:cs="Times New Roman"/>
          <w:color w:val="000000"/>
          <w:sz w:val="24"/>
          <w:szCs w:val="24"/>
        </w:rPr>
        <w:t xml:space="preserve"> Nazivi </w:t>
      </w:r>
      <w:r w:rsidR="006F1C85" w:rsidRPr="008D77AC">
        <w:rPr>
          <w:rFonts w:ascii="Times New Roman" w:eastAsia="Times New Roman" w:hAnsi="Times New Roman" w:cs="Times New Roman"/>
          <w:color w:val="000000"/>
          <w:sz w:val="24"/>
          <w:szCs w:val="24"/>
        </w:rPr>
        <w:t>pojedinačnih stimulusa</w:t>
      </w:r>
      <w:r w:rsidRPr="008D77AC">
        <w:rPr>
          <w:rFonts w:ascii="Times New Roman" w:eastAsia="Times New Roman" w:hAnsi="Times New Roman" w:cs="Times New Roman"/>
          <w:color w:val="000000"/>
          <w:sz w:val="24"/>
          <w:szCs w:val="24"/>
        </w:rPr>
        <w:t xml:space="preserve"> pripadaju različitoj jezičko simboličnoj grupi u odnosu na prikazan stimulus (npr. /malana/ i jedan od vizuelnih stimulusa sa oštrim ivicama).</w:t>
      </w:r>
    </w:p>
    <w:p w14:paraId="7A00EC5E"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6A/B: Konvencionalni nazivi objekata.</w:t>
      </w:r>
      <w:r w:rsidRPr="008D77AC">
        <w:rPr>
          <w:rFonts w:ascii="Times New Roman" w:eastAsia="Times New Roman" w:hAnsi="Times New Roman" w:cs="Times New Roman"/>
          <w:color w:val="000000"/>
          <w:sz w:val="24"/>
          <w:szCs w:val="24"/>
        </w:rPr>
        <w:t xml:space="preserve"> Nazivi </w:t>
      </w:r>
      <w:r w:rsidR="006F1C85" w:rsidRPr="008D77AC">
        <w:rPr>
          <w:rFonts w:ascii="Times New Roman" w:eastAsia="Times New Roman" w:hAnsi="Times New Roman" w:cs="Times New Roman"/>
          <w:color w:val="000000"/>
          <w:sz w:val="24"/>
          <w:szCs w:val="24"/>
        </w:rPr>
        <w:t>pojedinačnih stimulusa ne pripadaju ni jednoj jezičko-</w:t>
      </w:r>
      <w:r w:rsidRPr="008D77AC">
        <w:rPr>
          <w:rFonts w:ascii="Times New Roman" w:eastAsia="Times New Roman" w:hAnsi="Times New Roman" w:cs="Times New Roman"/>
          <w:color w:val="000000"/>
          <w:sz w:val="24"/>
          <w:szCs w:val="24"/>
        </w:rPr>
        <w:t xml:space="preserve">simboličnoj grupi kojoj pripada prikazan stimulus. U Situaciji 6A koristi se jedna </w:t>
      </w:r>
      <w:r w:rsidRPr="008D77AC">
        <w:rPr>
          <w:rFonts w:ascii="Times New Roman" w:eastAsia="Times New Roman" w:hAnsi="Times New Roman" w:cs="Times New Roman"/>
          <w:color w:val="000000"/>
          <w:sz w:val="24"/>
          <w:szCs w:val="24"/>
        </w:rPr>
        <w:lastRenderedPageBreak/>
        <w:t xml:space="preserve">podgrupa frikativa, a u  6B druga podgrupa (npr. u 6A /favaša/ i jedan od vizuelnih stimulusa sa oštrim ivicama ili </w:t>
      </w:r>
      <w:r w:rsidRPr="008D77AC">
        <w:rPr>
          <w:rFonts w:ascii="Times New Roman" w:eastAsia="Times New Roman" w:hAnsi="Times New Roman" w:cs="Times New Roman"/>
          <w:sz w:val="24"/>
          <w:szCs w:val="24"/>
        </w:rPr>
        <w:t>/sazafa/ u 6B</w:t>
      </w:r>
      <w:r w:rsidRPr="008D77AC">
        <w:rPr>
          <w:rFonts w:ascii="Times New Roman" w:eastAsia="Times New Roman" w:hAnsi="Times New Roman" w:cs="Times New Roman"/>
          <w:color w:val="000000"/>
          <w:sz w:val="24"/>
          <w:szCs w:val="24"/>
        </w:rPr>
        <w:t xml:space="preserve"> i jedan od vizuelnih stimulusa sa oblim ivicama).</w:t>
      </w:r>
    </w:p>
    <w:p w14:paraId="1078D38E"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7: Arbitrarni polu-kongruenti nazivi objekata.</w:t>
      </w:r>
      <w:r w:rsidRPr="008D77AC">
        <w:rPr>
          <w:rFonts w:ascii="Times New Roman" w:eastAsia="Times New Roman" w:hAnsi="Times New Roman" w:cs="Times New Roman"/>
          <w:color w:val="000000"/>
          <w:sz w:val="24"/>
          <w:szCs w:val="24"/>
        </w:rPr>
        <w:t xml:space="preserve"> Polovin</w:t>
      </w:r>
      <w:r w:rsidR="006F1C85" w:rsidRPr="008D77AC">
        <w:rPr>
          <w:rFonts w:ascii="Times New Roman" w:eastAsia="Times New Roman" w:hAnsi="Times New Roman" w:cs="Times New Roman"/>
          <w:color w:val="000000"/>
          <w:sz w:val="24"/>
          <w:szCs w:val="24"/>
        </w:rPr>
        <w:t>a objekata je obeležena jezičko-</w:t>
      </w:r>
      <w:r w:rsidRPr="008D77AC">
        <w:rPr>
          <w:rFonts w:ascii="Times New Roman" w:eastAsia="Times New Roman" w:hAnsi="Times New Roman" w:cs="Times New Roman"/>
          <w:color w:val="000000"/>
          <w:sz w:val="24"/>
          <w:szCs w:val="24"/>
        </w:rPr>
        <w:t>simboličkim nazivima, dok je druga polovina obeležena konvencionalnim nazivima (npr. /malana/ obeležava prvu polovinu vizuelnih stimulusa - oblike sa oblim ivicama, dok drugu polovinu, sa oštrim ivicama, obeležava ime /favaša/).</w:t>
      </w:r>
    </w:p>
    <w:p w14:paraId="06589660"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8: Arbitrarni polu-konvencionalni nazivi objekata.</w:t>
      </w:r>
      <w:r w:rsidRPr="008D77AC">
        <w:rPr>
          <w:rFonts w:ascii="Times New Roman" w:eastAsia="Times New Roman" w:hAnsi="Times New Roman" w:cs="Times New Roman"/>
          <w:color w:val="000000"/>
          <w:sz w:val="24"/>
          <w:szCs w:val="24"/>
        </w:rPr>
        <w:t xml:space="preserve"> Polovina objekata je obeležena konvencionalnim nazivima, dok je druga polovina obeležena arbitrarno (npr. /favaša/ obeležava prvu polovinu vizuelnih stimulusa - oblike sa oblim ivicama, dok drugu polovinu, sa oštrim ivicama, obeležava </w:t>
      </w:r>
      <w:r w:rsidR="006F1C85" w:rsidRPr="008D77AC">
        <w:rPr>
          <w:rFonts w:ascii="Times New Roman" w:eastAsia="Times New Roman" w:hAnsi="Times New Roman" w:cs="Times New Roman"/>
          <w:color w:val="000000"/>
          <w:sz w:val="24"/>
          <w:szCs w:val="24"/>
        </w:rPr>
        <w:t>nasumično</w:t>
      </w:r>
      <w:r w:rsidRPr="008D77AC">
        <w:rPr>
          <w:rFonts w:ascii="Times New Roman" w:eastAsia="Times New Roman" w:hAnsi="Times New Roman" w:cs="Times New Roman"/>
          <w:color w:val="000000"/>
          <w:sz w:val="24"/>
          <w:szCs w:val="24"/>
        </w:rPr>
        <w:t xml:space="preserve"> </w:t>
      </w:r>
      <w:r w:rsidR="006F1C85" w:rsidRPr="008D77AC">
        <w:rPr>
          <w:rFonts w:ascii="Times New Roman" w:eastAsia="Times New Roman" w:hAnsi="Times New Roman" w:cs="Times New Roman"/>
          <w:color w:val="000000"/>
          <w:sz w:val="24"/>
          <w:szCs w:val="24"/>
        </w:rPr>
        <w:t>odabran naziv iz baze</w:t>
      </w:r>
      <w:r w:rsidRPr="008D77AC">
        <w:rPr>
          <w:rFonts w:ascii="Times New Roman" w:eastAsia="Times New Roman" w:hAnsi="Times New Roman" w:cs="Times New Roman"/>
          <w:color w:val="000000"/>
          <w:sz w:val="24"/>
          <w:szCs w:val="24"/>
        </w:rPr>
        <w:t>).</w:t>
      </w:r>
    </w:p>
    <w:p w14:paraId="0F8DA5AA" w14:textId="77777777" w:rsidR="00195038" w:rsidRPr="008D77AC" w:rsidRDefault="00195038" w:rsidP="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9: Potpuno arbitrarni nazivi objekata.</w:t>
      </w:r>
      <w:r w:rsidRPr="008D77AC">
        <w:rPr>
          <w:rFonts w:ascii="Times New Roman" w:eastAsia="Times New Roman" w:hAnsi="Times New Roman" w:cs="Times New Roman"/>
          <w:color w:val="000000"/>
          <w:sz w:val="24"/>
          <w:szCs w:val="24"/>
        </w:rPr>
        <w:t xml:space="preserve"> Svi nazivi vizuelnih s</w:t>
      </w:r>
      <w:r w:rsidR="00750084" w:rsidRPr="008D77AC">
        <w:rPr>
          <w:rFonts w:ascii="Times New Roman" w:eastAsia="Times New Roman" w:hAnsi="Times New Roman" w:cs="Times New Roman"/>
          <w:color w:val="000000"/>
          <w:sz w:val="24"/>
          <w:szCs w:val="24"/>
        </w:rPr>
        <w:t>timulusa su odabrani nasumično.</w:t>
      </w:r>
    </w:p>
    <w:p w14:paraId="4819147E" w14:textId="77777777" w:rsidR="00195038" w:rsidRPr="008D77AC" w:rsidRDefault="00195038">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Situacija 10: Bez naziva objekata i kategorija.</w:t>
      </w:r>
      <w:r w:rsidRPr="008D77AC">
        <w:rPr>
          <w:rFonts w:ascii="Times New Roman" w:eastAsia="Times New Roman" w:hAnsi="Times New Roman" w:cs="Times New Roman"/>
          <w:color w:val="000000"/>
          <w:sz w:val="24"/>
          <w:szCs w:val="24"/>
        </w:rPr>
        <w:t xml:space="preserve"> Kategorizacija se vrši samo na osnovu vizuelnih stimulusa.</w:t>
      </w:r>
    </w:p>
    <w:p w14:paraId="05340649" w14:textId="77777777" w:rsidR="00CA4090" w:rsidRPr="008D77AC" w:rsidRDefault="005670C4">
      <w:pPr>
        <w:spacing w:line="360" w:lineRule="auto"/>
        <w:jc w:val="both"/>
        <w:rPr>
          <w:rFonts w:ascii="Times New Roman" w:eastAsia="Times New Roman" w:hAnsi="Times New Roman" w:cs="Times New Roman"/>
          <w:b/>
          <w:color w:val="000000"/>
          <w:sz w:val="24"/>
          <w:szCs w:val="24"/>
        </w:rPr>
      </w:pPr>
      <w:r w:rsidRPr="008D77AC">
        <w:rPr>
          <w:rFonts w:ascii="Times New Roman" w:eastAsia="Times New Roman" w:hAnsi="Times New Roman" w:cs="Times New Roman"/>
          <w:b/>
          <w:color w:val="000000"/>
          <w:sz w:val="24"/>
          <w:szCs w:val="24"/>
        </w:rPr>
        <w:t>Nacrt i v</w:t>
      </w:r>
      <w:r w:rsidR="006F1C85" w:rsidRPr="008D77AC">
        <w:rPr>
          <w:rFonts w:ascii="Times New Roman" w:eastAsia="Times New Roman" w:hAnsi="Times New Roman" w:cs="Times New Roman"/>
          <w:b/>
          <w:color w:val="000000"/>
          <w:sz w:val="24"/>
          <w:szCs w:val="24"/>
        </w:rPr>
        <w:t>arijable</w:t>
      </w:r>
    </w:p>
    <w:p w14:paraId="37E1D033" w14:textId="77777777" w:rsidR="009B4FD8" w:rsidRDefault="00284F0F">
      <w:pPr>
        <w:spacing w:line="360" w:lineRule="auto"/>
        <w:jc w:val="both"/>
        <w:rPr>
          <w:ins w:id="1" w:author="775" w:date="2019-11-08T22:00:00Z"/>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K</w:t>
      </w:r>
      <w:r w:rsidR="00750084" w:rsidRPr="008D77AC">
        <w:rPr>
          <w:rFonts w:ascii="Times New Roman" w:eastAsia="Times New Roman" w:hAnsi="Times New Roman" w:cs="Times New Roman"/>
          <w:color w:val="000000"/>
          <w:sz w:val="24"/>
          <w:szCs w:val="24"/>
        </w:rPr>
        <w:t>ako bi se odgovorilo na postavljena istraživačka pitanja korišćen je dvofaktorski nacrt,</w:t>
      </w:r>
      <w:r w:rsidR="005670C4" w:rsidRPr="008D77AC">
        <w:rPr>
          <w:rFonts w:ascii="Times New Roman" w:eastAsia="Times New Roman" w:hAnsi="Times New Roman" w:cs="Times New Roman"/>
          <w:color w:val="000000"/>
          <w:sz w:val="24"/>
          <w:szCs w:val="24"/>
        </w:rPr>
        <w:t xml:space="preserve"> neponovljen po ispitanicima i eksperimentalnim situacijama. </w:t>
      </w:r>
      <w:r w:rsidR="00750084" w:rsidRPr="008D77AC">
        <w:rPr>
          <w:rFonts w:ascii="Times New Roman" w:eastAsia="Times New Roman" w:hAnsi="Times New Roman" w:cs="Times New Roman"/>
          <w:color w:val="000000"/>
          <w:sz w:val="24"/>
          <w:szCs w:val="24"/>
        </w:rPr>
        <w:t>I</w:t>
      </w:r>
      <w:r w:rsidR="006F1C85" w:rsidRPr="008D77AC">
        <w:rPr>
          <w:rFonts w:ascii="Times New Roman" w:eastAsia="Times New Roman" w:hAnsi="Times New Roman" w:cs="Times New Roman"/>
          <w:color w:val="000000"/>
          <w:sz w:val="24"/>
          <w:szCs w:val="24"/>
        </w:rPr>
        <w:t>spitali smo odnos varijabli simboličnosti i naziva stimulusa u odnosu na proporciju tačnosti odgovora.</w:t>
      </w:r>
      <w:r w:rsidR="005670C4" w:rsidRPr="008D77AC">
        <w:rPr>
          <w:rFonts w:ascii="Times New Roman" w:eastAsia="Times New Roman" w:hAnsi="Times New Roman" w:cs="Times New Roman"/>
          <w:color w:val="000000"/>
          <w:sz w:val="24"/>
          <w:szCs w:val="24"/>
        </w:rPr>
        <w:t xml:space="preserve"> </w:t>
      </w:r>
      <w:r w:rsidR="006F1C85" w:rsidRPr="008D77AC">
        <w:rPr>
          <w:rFonts w:ascii="Times New Roman" w:eastAsia="Times New Roman" w:hAnsi="Times New Roman" w:cs="Times New Roman"/>
          <w:color w:val="000000"/>
          <w:sz w:val="24"/>
          <w:szCs w:val="24"/>
        </w:rPr>
        <w:t>Simboličnost je</w:t>
      </w:r>
      <w:r w:rsidR="009B4FD8" w:rsidRPr="008D77AC">
        <w:rPr>
          <w:rFonts w:ascii="Times New Roman" w:eastAsia="Times New Roman" w:hAnsi="Times New Roman" w:cs="Times New Roman"/>
          <w:color w:val="000000"/>
          <w:sz w:val="24"/>
          <w:szCs w:val="24"/>
        </w:rPr>
        <w:t xml:space="preserve"> predstavljena kao</w:t>
      </w:r>
      <w:r w:rsidR="006F1C85" w:rsidRPr="008D77AC">
        <w:rPr>
          <w:rFonts w:ascii="Times New Roman" w:eastAsia="Times New Roman" w:hAnsi="Times New Roman" w:cs="Times New Roman"/>
          <w:color w:val="000000"/>
          <w:sz w:val="24"/>
          <w:szCs w:val="24"/>
        </w:rPr>
        <w:t xml:space="preserve"> varijabla sa dva nivoa, pri čemu su stimulusi mogli biti ili simbolični (u slučaju da slika i zvučni stimulus kongruiraju jezičko-simbolički) ili sistematični (u slučaju da se slika i zvučni stimulus pojavljuju </w:t>
      </w:r>
      <w:r w:rsidR="009B4FD8" w:rsidRPr="008D77AC">
        <w:rPr>
          <w:rFonts w:ascii="Times New Roman" w:eastAsia="Times New Roman" w:hAnsi="Times New Roman" w:cs="Times New Roman"/>
          <w:color w:val="000000"/>
          <w:sz w:val="24"/>
          <w:szCs w:val="24"/>
        </w:rPr>
        <w:t>sistematično, ali nazivi stimlusa nemaju</w:t>
      </w:r>
      <w:r w:rsidR="006F1C85" w:rsidRPr="008D77AC">
        <w:rPr>
          <w:rFonts w:ascii="Times New Roman" w:eastAsia="Times New Roman" w:hAnsi="Times New Roman" w:cs="Times New Roman"/>
          <w:color w:val="000000"/>
          <w:sz w:val="24"/>
          <w:szCs w:val="24"/>
        </w:rPr>
        <w:t xml:space="preserve"> jezičko-</w:t>
      </w:r>
      <w:r w:rsidR="009B4FD8" w:rsidRPr="008D77AC">
        <w:rPr>
          <w:rFonts w:ascii="Times New Roman" w:eastAsia="Times New Roman" w:hAnsi="Times New Roman" w:cs="Times New Roman"/>
          <w:color w:val="000000"/>
          <w:sz w:val="24"/>
          <w:szCs w:val="24"/>
        </w:rPr>
        <w:t>simboličke odlike</w:t>
      </w:r>
      <w:r w:rsidR="006F1C85" w:rsidRPr="008D77AC">
        <w:rPr>
          <w:rFonts w:ascii="Times New Roman" w:eastAsia="Times New Roman" w:hAnsi="Times New Roman" w:cs="Times New Roman"/>
          <w:color w:val="000000"/>
          <w:sz w:val="24"/>
          <w:szCs w:val="24"/>
        </w:rPr>
        <w:t xml:space="preserve">). Varijabla naziv stimulusa takođe je imala dva nivoa, pri čemu je naziv stimulusa mogao da označava celu kategoriju stimulusa (npr. naziv /pakata/ za svaki oštar ajtem koji ispitanik treba da kategoriše) ili samo jedan specifičan ajtem (npr. naziv /pakata/ za jedan oštar </w:t>
      </w:r>
      <w:r w:rsidR="00750084" w:rsidRPr="008D77AC">
        <w:rPr>
          <w:rFonts w:ascii="Times New Roman" w:eastAsia="Times New Roman" w:hAnsi="Times New Roman" w:cs="Times New Roman"/>
          <w:color w:val="000000"/>
          <w:sz w:val="24"/>
          <w:szCs w:val="24"/>
        </w:rPr>
        <w:t>stimulus</w:t>
      </w:r>
      <w:r w:rsidR="006F1C85" w:rsidRPr="008D77AC">
        <w:rPr>
          <w:rFonts w:ascii="Times New Roman" w:eastAsia="Times New Roman" w:hAnsi="Times New Roman" w:cs="Times New Roman"/>
          <w:color w:val="000000"/>
          <w:sz w:val="24"/>
          <w:szCs w:val="24"/>
        </w:rPr>
        <w:t>, a naziv /katata/ za drugi itd.). Tačnost odgovora je</w:t>
      </w:r>
      <w:r w:rsidR="009B4FD8" w:rsidRPr="008D77AC">
        <w:rPr>
          <w:rFonts w:ascii="Times New Roman" w:eastAsia="Times New Roman" w:hAnsi="Times New Roman" w:cs="Times New Roman"/>
          <w:color w:val="000000"/>
          <w:sz w:val="24"/>
          <w:szCs w:val="24"/>
        </w:rPr>
        <w:t xml:space="preserve"> odabrana za</w:t>
      </w:r>
      <w:r w:rsidR="006F1C85" w:rsidRPr="008D77AC">
        <w:rPr>
          <w:rFonts w:ascii="Times New Roman" w:eastAsia="Times New Roman" w:hAnsi="Times New Roman" w:cs="Times New Roman"/>
          <w:color w:val="000000"/>
          <w:sz w:val="24"/>
          <w:szCs w:val="24"/>
        </w:rPr>
        <w:t xml:space="preserve"> </w:t>
      </w:r>
      <w:r w:rsidR="009B4FD8" w:rsidRPr="008D77AC">
        <w:rPr>
          <w:rFonts w:ascii="Times New Roman" w:eastAsia="Times New Roman" w:hAnsi="Times New Roman" w:cs="Times New Roman"/>
          <w:color w:val="000000"/>
          <w:sz w:val="24"/>
          <w:szCs w:val="24"/>
        </w:rPr>
        <w:t>zavisnu varijablu</w:t>
      </w:r>
      <w:r w:rsidR="006F1C85" w:rsidRPr="008D77AC">
        <w:rPr>
          <w:rFonts w:ascii="Times New Roman" w:eastAsia="Times New Roman" w:hAnsi="Times New Roman" w:cs="Times New Roman"/>
          <w:color w:val="000000"/>
          <w:sz w:val="24"/>
          <w:szCs w:val="24"/>
        </w:rPr>
        <w:t xml:space="preserve"> </w:t>
      </w:r>
      <w:r w:rsidR="009B4FD8" w:rsidRPr="008D77AC">
        <w:rPr>
          <w:rFonts w:ascii="Times New Roman" w:eastAsia="Times New Roman" w:hAnsi="Times New Roman" w:cs="Times New Roman"/>
          <w:color w:val="000000"/>
          <w:sz w:val="24"/>
          <w:szCs w:val="24"/>
        </w:rPr>
        <w:t xml:space="preserve">i </w:t>
      </w:r>
      <w:r w:rsidR="006F1C85" w:rsidRPr="008D77AC">
        <w:rPr>
          <w:rFonts w:ascii="Times New Roman" w:eastAsia="Times New Roman" w:hAnsi="Times New Roman" w:cs="Times New Roman"/>
          <w:color w:val="000000"/>
          <w:sz w:val="24"/>
          <w:szCs w:val="24"/>
        </w:rPr>
        <w:t xml:space="preserve">predstavljena kao kontinualna mera izražena kroz proporciju tačnosti.  </w:t>
      </w:r>
    </w:p>
    <w:p w14:paraId="6CFCF869" w14:textId="77777777" w:rsidR="008D77AC" w:rsidRPr="008D77AC" w:rsidRDefault="008D77AC">
      <w:pPr>
        <w:spacing w:line="360" w:lineRule="auto"/>
        <w:jc w:val="both"/>
        <w:rPr>
          <w:rFonts w:ascii="Times New Roman" w:eastAsia="Times New Roman" w:hAnsi="Times New Roman" w:cs="Times New Roman"/>
          <w:color w:val="000000"/>
          <w:sz w:val="24"/>
          <w:szCs w:val="24"/>
        </w:rPr>
      </w:pPr>
    </w:p>
    <w:p w14:paraId="3FD2C3B7" w14:textId="77777777" w:rsidR="00BC0D0E" w:rsidRPr="008D77AC" w:rsidRDefault="006F1C85">
      <w:pPr>
        <w:spacing w:line="360" w:lineRule="auto"/>
        <w:jc w:val="both"/>
        <w:rPr>
          <w:rFonts w:ascii="Times New Roman" w:eastAsia="Times New Roman" w:hAnsi="Times New Roman" w:cs="Times New Roman"/>
          <w:b/>
          <w:color w:val="000000"/>
          <w:sz w:val="24"/>
          <w:szCs w:val="24"/>
        </w:rPr>
      </w:pPr>
      <w:r w:rsidRPr="008D77AC">
        <w:rPr>
          <w:rFonts w:ascii="Times New Roman" w:eastAsia="Times New Roman" w:hAnsi="Times New Roman" w:cs="Times New Roman"/>
          <w:b/>
          <w:color w:val="000000"/>
          <w:sz w:val="24"/>
          <w:szCs w:val="24"/>
        </w:rPr>
        <w:lastRenderedPageBreak/>
        <w:t>Istraživačka pitanja</w:t>
      </w:r>
    </w:p>
    <w:p w14:paraId="13AB08CB" w14:textId="77777777" w:rsidR="00BC0D0E" w:rsidRPr="008D77AC" w:rsidRDefault="006F1C85">
      <w:pPr>
        <w:spacing w:line="360" w:lineRule="auto"/>
        <w:ind w:firstLine="720"/>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 xml:space="preserve">U </w:t>
      </w:r>
      <w:r w:rsidR="008D77AC">
        <w:rPr>
          <w:rFonts w:ascii="Times New Roman" w:eastAsia="Times New Roman" w:hAnsi="Times New Roman" w:cs="Times New Roman"/>
          <w:color w:val="000000"/>
          <w:sz w:val="24"/>
          <w:szCs w:val="24"/>
        </w:rPr>
        <w:t>Studiji 1</w:t>
      </w:r>
      <w:r w:rsidRPr="008D77AC">
        <w:rPr>
          <w:rFonts w:ascii="Times New Roman" w:eastAsia="Times New Roman" w:hAnsi="Times New Roman" w:cs="Times New Roman"/>
          <w:color w:val="000000"/>
          <w:sz w:val="24"/>
          <w:szCs w:val="24"/>
        </w:rPr>
        <w:t xml:space="preserve"> pokuša</w:t>
      </w:r>
      <w:r w:rsidR="008D77AC">
        <w:rPr>
          <w:rFonts w:ascii="Times New Roman" w:eastAsia="Times New Roman" w:hAnsi="Times New Roman" w:cs="Times New Roman"/>
          <w:color w:val="000000"/>
          <w:sz w:val="24"/>
          <w:szCs w:val="24"/>
        </w:rPr>
        <w:t>li smo</w:t>
      </w:r>
      <w:r w:rsidRPr="008D77AC">
        <w:rPr>
          <w:rFonts w:ascii="Times New Roman" w:eastAsia="Times New Roman" w:hAnsi="Times New Roman" w:cs="Times New Roman"/>
          <w:color w:val="000000"/>
          <w:sz w:val="24"/>
          <w:szCs w:val="24"/>
        </w:rPr>
        <w:t xml:space="preserve"> da doprinesemo odgovorima na sledeća istraživačka pitanja:</w:t>
      </w:r>
    </w:p>
    <w:p w14:paraId="237D07E6" w14:textId="77777777" w:rsidR="00BC0D0E" w:rsidRPr="008D77AC" w:rsidRDefault="006F1C8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Da li postoji razlika između efekata sistematičnosti i jezičkog simbolizma na učenje kategorija?</w:t>
      </w:r>
    </w:p>
    <w:p w14:paraId="0EA4C638" w14:textId="77777777" w:rsidR="00BC0D0E" w:rsidRPr="008D77AC" w:rsidRDefault="006F1C8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Da li postoji interaktivni efekat sistematičnosti i jezičkog simbolizma sa učenjem naziva kategorija i ajtema?</w:t>
      </w:r>
    </w:p>
    <w:p w14:paraId="625506A4" w14:textId="77777777" w:rsidR="00BC0D0E" w:rsidRPr="008D77AC" w:rsidRDefault="00BC0D0E">
      <w:pPr>
        <w:pBdr>
          <w:top w:val="nil"/>
          <w:left w:val="nil"/>
          <w:bottom w:val="nil"/>
          <w:right w:val="nil"/>
          <w:between w:val="nil"/>
        </w:pBdr>
        <w:spacing w:after="0" w:line="360" w:lineRule="auto"/>
        <w:ind w:left="1080" w:hanging="720"/>
        <w:jc w:val="both"/>
        <w:rPr>
          <w:rFonts w:ascii="Times New Roman" w:eastAsia="Times New Roman" w:hAnsi="Times New Roman" w:cs="Times New Roman"/>
          <w:color w:val="000000"/>
          <w:sz w:val="24"/>
          <w:szCs w:val="24"/>
        </w:rPr>
      </w:pPr>
    </w:p>
    <w:p w14:paraId="72ECB989" w14:textId="77777777" w:rsidR="00BC0D0E" w:rsidRPr="008D77AC" w:rsidRDefault="006F1C85">
      <w:pPr>
        <w:spacing w:after="240" w:line="360" w:lineRule="auto"/>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Hipoteze</w:t>
      </w:r>
    </w:p>
    <w:p w14:paraId="7E96B58D" w14:textId="77777777" w:rsidR="00BC0D0E" w:rsidRPr="008D77AC" w:rsidRDefault="006F1C85">
      <w:pPr>
        <w:spacing w:after="240"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H1: Ispitanici u jezičko simboličnim (kongruentnim) eksperimentalnim situacijama biće tačniji u kategorizaciji stimulusa od ispitanika u sistematičnim (konvencionalnim) eksperimentalnim situacijama.</w:t>
      </w:r>
    </w:p>
    <w:p w14:paraId="76BFDAEE" w14:textId="77777777" w:rsidR="00BC0D0E" w:rsidRPr="008D77AC" w:rsidRDefault="006F1C85">
      <w:pPr>
        <w:spacing w:after="240"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H2: Ispitanici koji kategorizuju na osnovu naziva kategorija tačnije će kategorisati od ispitanika koji to čine na osnovu naziva ajtema.</w:t>
      </w:r>
    </w:p>
    <w:p w14:paraId="393ECE47" w14:textId="77777777" w:rsidR="00BC0D0E" w:rsidRPr="008D77AC" w:rsidRDefault="006F1C85">
      <w:pPr>
        <w:spacing w:after="240"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H3: Postojaće interakcija faktora simboličnosti i naziva stimulusa. Ispitanici koji katerogorizuju na osnovu naziva kategorija u jezičko simboličnim (kongruentnim) eksperimentalnim situacijama najtačnije će kategorisati, dok će to najlošije činiti ispitanici u u sistematičnim (konvencionalnim) eksperimentalnim situacijama sa nazivima ajtema.</w:t>
      </w:r>
    </w:p>
    <w:p w14:paraId="397C5056" w14:textId="77777777" w:rsidR="00BC0D0E" w:rsidRPr="008D77AC" w:rsidRDefault="006F1C85">
      <w:pPr>
        <w:spacing w:line="360" w:lineRule="auto"/>
        <w:jc w:val="center"/>
        <w:rPr>
          <w:rFonts w:ascii="Times New Roman" w:eastAsia="Times New Roman" w:hAnsi="Times New Roman" w:cs="Times New Roman"/>
          <w:sz w:val="28"/>
          <w:szCs w:val="28"/>
        </w:rPr>
      </w:pPr>
      <w:r w:rsidRPr="008D77AC">
        <w:rPr>
          <w:rFonts w:ascii="Times New Roman" w:eastAsia="Times New Roman" w:hAnsi="Times New Roman" w:cs="Times New Roman"/>
          <w:sz w:val="28"/>
          <w:szCs w:val="28"/>
        </w:rPr>
        <w:t>Rezultati</w:t>
      </w:r>
    </w:p>
    <w:p w14:paraId="7122C536" w14:textId="77777777" w:rsidR="00BC0D0E" w:rsidRPr="008D77AC" w:rsidRDefault="006F1C85">
      <w:pPr>
        <w:spacing w:line="360" w:lineRule="auto"/>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Generalni rezultati</w:t>
      </w:r>
    </w:p>
    <w:p w14:paraId="5DF49DE1" w14:textId="77777777" w:rsidR="00BC0D0E" w:rsidRPr="008D77AC" w:rsidRDefault="006F1C85">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U analizu je ušlo ukupno 145 ispitanika, s obzirom da je od prikupljenog uzorka za pružanje odgovora na postavljena istraživačka pitanja bilo neophodno dobiti uvid samo u po</w:t>
      </w:r>
      <w:r w:rsidR="005B54A6" w:rsidRPr="008D77AC">
        <w:rPr>
          <w:rFonts w:ascii="Times New Roman" w:eastAsia="Times New Roman" w:hAnsi="Times New Roman" w:cs="Times New Roman"/>
          <w:sz w:val="24"/>
          <w:szCs w:val="24"/>
        </w:rPr>
        <w:t>datke od ispitanika koji su prip</w:t>
      </w:r>
      <w:r w:rsidRPr="008D77AC">
        <w:rPr>
          <w:rFonts w:ascii="Times New Roman" w:eastAsia="Times New Roman" w:hAnsi="Times New Roman" w:cs="Times New Roman"/>
          <w:sz w:val="24"/>
          <w:szCs w:val="24"/>
        </w:rPr>
        <w:t xml:space="preserve">ali eksperimentalnim situacijama 1, 3, 4 i 6. Uvidom u </w:t>
      </w:r>
      <w:r w:rsidR="005B54A6" w:rsidRPr="008D77AC">
        <w:rPr>
          <w:rFonts w:ascii="Times New Roman" w:eastAsia="Times New Roman" w:hAnsi="Times New Roman" w:cs="Times New Roman"/>
          <w:sz w:val="24"/>
          <w:szCs w:val="24"/>
        </w:rPr>
        <w:t xml:space="preserve">rezultate univarijatne analize varijanse i post-hoc poređenja po Scheffe kriterijumu </w:t>
      </w:r>
      <w:r w:rsidR="00DC7010" w:rsidRPr="008D77AC">
        <w:rPr>
          <w:rFonts w:ascii="Times New Roman" w:eastAsia="Times New Roman" w:hAnsi="Times New Roman" w:cs="Times New Roman"/>
          <w:sz w:val="24"/>
          <w:szCs w:val="24"/>
        </w:rPr>
        <w:t>pokazalo se da se</w:t>
      </w:r>
      <w:r w:rsidRPr="008D77AC">
        <w:rPr>
          <w:rFonts w:ascii="Times New Roman" w:eastAsia="Times New Roman" w:hAnsi="Times New Roman" w:cs="Times New Roman"/>
          <w:sz w:val="24"/>
          <w:szCs w:val="24"/>
        </w:rPr>
        <w:t xml:space="preserve"> po tačnosti odgovora situacije 3A i 3B statistič</w:t>
      </w:r>
      <w:r w:rsidR="005B54A6" w:rsidRPr="008D77AC">
        <w:rPr>
          <w:rFonts w:ascii="Times New Roman" w:eastAsia="Times New Roman" w:hAnsi="Times New Roman" w:cs="Times New Roman"/>
          <w:sz w:val="24"/>
          <w:szCs w:val="24"/>
        </w:rPr>
        <w:t>ki značajno ne razlikuju</w:t>
      </w:r>
      <w:r w:rsidR="00DC7010" w:rsidRPr="008D77AC">
        <w:rPr>
          <w:rFonts w:ascii="Times New Roman" w:eastAsia="Times New Roman" w:hAnsi="Times New Roman" w:cs="Times New Roman"/>
          <w:sz w:val="24"/>
          <w:szCs w:val="24"/>
        </w:rPr>
        <w:t xml:space="preserve"> kako na treningu, tako i na testu</w:t>
      </w:r>
      <w:r w:rsidR="005B54A6" w:rsidRPr="008D77AC">
        <w:rPr>
          <w:rFonts w:ascii="Times New Roman" w:eastAsia="Times New Roman" w:hAnsi="Times New Roman" w:cs="Times New Roman"/>
          <w:sz w:val="24"/>
          <w:szCs w:val="24"/>
        </w:rPr>
        <w:t xml:space="preserve"> (p=1.000</w:t>
      </w:r>
      <w:r w:rsidR="00DC7010" w:rsidRPr="008D77AC">
        <w:rPr>
          <w:rFonts w:ascii="Times New Roman" w:eastAsia="Times New Roman" w:hAnsi="Times New Roman" w:cs="Times New Roman"/>
          <w:sz w:val="24"/>
          <w:szCs w:val="24"/>
        </w:rPr>
        <w:t xml:space="preserve"> na treningu, p=1.000 na testu</w:t>
      </w:r>
      <w:r w:rsidRPr="008D77AC">
        <w:rPr>
          <w:rFonts w:ascii="Times New Roman" w:eastAsia="Times New Roman" w:hAnsi="Times New Roman" w:cs="Times New Roman"/>
          <w:sz w:val="24"/>
          <w:szCs w:val="24"/>
        </w:rPr>
        <w:t xml:space="preserve">), </w:t>
      </w:r>
      <w:r w:rsidR="00DC7010" w:rsidRPr="008D77AC">
        <w:rPr>
          <w:rFonts w:ascii="Times New Roman" w:eastAsia="Times New Roman" w:hAnsi="Times New Roman" w:cs="Times New Roman"/>
          <w:sz w:val="24"/>
          <w:szCs w:val="24"/>
        </w:rPr>
        <w:t>kao ni</w:t>
      </w:r>
      <w:r w:rsidRPr="008D77AC">
        <w:rPr>
          <w:rFonts w:ascii="Times New Roman" w:eastAsia="Times New Roman" w:hAnsi="Times New Roman" w:cs="Times New Roman"/>
          <w:sz w:val="24"/>
          <w:szCs w:val="24"/>
        </w:rPr>
        <w:t xml:space="preserve"> situacije 6A i 6B </w:t>
      </w:r>
      <w:r w:rsidR="00DC7010" w:rsidRPr="008D77AC">
        <w:rPr>
          <w:rFonts w:ascii="Times New Roman" w:eastAsia="Times New Roman" w:hAnsi="Times New Roman" w:cs="Times New Roman"/>
          <w:sz w:val="24"/>
          <w:szCs w:val="24"/>
        </w:rPr>
        <w:t>(p=1.000 na treningu, p=.752 na testu</w:t>
      </w:r>
      <w:r w:rsidRPr="008D77AC">
        <w:rPr>
          <w:rFonts w:ascii="Times New Roman" w:eastAsia="Times New Roman" w:hAnsi="Times New Roman" w:cs="Times New Roman"/>
          <w:sz w:val="24"/>
          <w:szCs w:val="24"/>
        </w:rPr>
        <w:t>).</w:t>
      </w:r>
      <w:r w:rsidR="001404AB" w:rsidRPr="008D77AC">
        <w:rPr>
          <w:rFonts w:ascii="Times New Roman" w:eastAsia="Times New Roman" w:hAnsi="Times New Roman" w:cs="Times New Roman"/>
          <w:sz w:val="24"/>
          <w:szCs w:val="24"/>
        </w:rPr>
        <w:t xml:space="preserve"> Kako se podgrupe između sebe ne razlikuju, </w:t>
      </w:r>
      <w:r w:rsidRPr="008D77AC">
        <w:rPr>
          <w:rFonts w:ascii="Times New Roman" w:eastAsia="Times New Roman" w:hAnsi="Times New Roman" w:cs="Times New Roman"/>
          <w:sz w:val="24"/>
          <w:szCs w:val="24"/>
        </w:rPr>
        <w:t xml:space="preserve">u obe situacije odabrana </w:t>
      </w:r>
      <w:r w:rsidR="00894C84" w:rsidRPr="008D77AC">
        <w:rPr>
          <w:rFonts w:ascii="Times New Roman" w:eastAsia="Times New Roman" w:hAnsi="Times New Roman" w:cs="Times New Roman"/>
          <w:sz w:val="24"/>
          <w:szCs w:val="24"/>
        </w:rPr>
        <w:t xml:space="preserve"> je </w:t>
      </w:r>
      <w:r w:rsidRPr="008D77AC">
        <w:rPr>
          <w:rFonts w:ascii="Times New Roman" w:eastAsia="Times New Roman" w:hAnsi="Times New Roman" w:cs="Times New Roman"/>
          <w:sz w:val="24"/>
          <w:szCs w:val="24"/>
        </w:rPr>
        <w:t xml:space="preserve">podgrupa A za konačnu analizu tj. situacije 3A i 6A. Stoga je u finalni uzorak </w:t>
      </w:r>
      <w:r w:rsidR="001404AB" w:rsidRPr="008D77AC">
        <w:rPr>
          <w:rFonts w:ascii="Times New Roman" w:eastAsia="Times New Roman" w:hAnsi="Times New Roman" w:cs="Times New Roman"/>
          <w:sz w:val="24"/>
          <w:szCs w:val="24"/>
        </w:rPr>
        <w:t xml:space="preserve">ušlo 145 </w:t>
      </w:r>
      <w:r w:rsidR="001404AB" w:rsidRPr="008D77AC">
        <w:rPr>
          <w:rFonts w:ascii="Times New Roman" w:eastAsia="Times New Roman" w:hAnsi="Times New Roman" w:cs="Times New Roman"/>
          <w:sz w:val="24"/>
          <w:szCs w:val="24"/>
        </w:rPr>
        <w:lastRenderedPageBreak/>
        <w:t>ispitanika, pri čemu je broj ispitanika balansiran</w:t>
      </w:r>
      <w:r w:rsidRPr="008D77AC">
        <w:rPr>
          <w:rFonts w:ascii="Times New Roman" w:eastAsia="Times New Roman" w:hAnsi="Times New Roman" w:cs="Times New Roman"/>
          <w:sz w:val="24"/>
          <w:szCs w:val="24"/>
        </w:rPr>
        <w:t xml:space="preserve"> po grupama</w:t>
      </w:r>
      <w:r w:rsidR="001404AB" w:rsidRPr="008D77AC">
        <w:rPr>
          <w:rFonts w:ascii="Times New Roman" w:eastAsia="Times New Roman" w:hAnsi="Times New Roman" w:cs="Times New Roman"/>
          <w:sz w:val="24"/>
          <w:szCs w:val="24"/>
        </w:rPr>
        <w:t xml:space="preserve"> (37 ili 36 ispitanika po grupi)</w:t>
      </w:r>
      <w:r w:rsidRPr="008D77AC">
        <w:rPr>
          <w:rFonts w:ascii="Times New Roman" w:eastAsia="Times New Roman" w:hAnsi="Times New Roman" w:cs="Times New Roman"/>
          <w:sz w:val="24"/>
          <w:szCs w:val="24"/>
        </w:rPr>
        <w:t>.</w:t>
      </w:r>
      <w:r w:rsidR="001404AB" w:rsidRPr="008D77AC">
        <w:rPr>
          <w:rFonts w:ascii="Times New Roman" w:eastAsia="Times New Roman" w:hAnsi="Times New Roman" w:cs="Times New Roman"/>
          <w:sz w:val="24"/>
          <w:szCs w:val="24"/>
        </w:rPr>
        <w:t xml:space="preserve"> Grafički prikaz trenda učenja na treningu i testu u podgrupama situacija 3 i 6  prikazan je na Slici 2.</w:t>
      </w:r>
    </w:p>
    <w:p w14:paraId="0C59A4EC" w14:textId="77777777" w:rsidR="001404AB" w:rsidRPr="008D77AC" w:rsidRDefault="00872146" w:rsidP="00872146">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noProof/>
          <w:sz w:val="24"/>
          <w:szCs w:val="24"/>
        </w:rPr>
        <w:drawing>
          <wp:inline distT="0" distB="0" distL="0" distR="0" wp14:anchorId="21A8E937" wp14:editId="6807A3CB">
            <wp:extent cx="4918252" cy="3058732"/>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6981" t="29865" r="32578" b="25434"/>
                    <a:stretch>
                      <a:fillRect/>
                    </a:stretch>
                  </pic:blipFill>
                  <pic:spPr bwMode="auto">
                    <a:xfrm>
                      <a:off x="0" y="0"/>
                      <a:ext cx="4928815" cy="3065301"/>
                    </a:xfrm>
                    <a:prstGeom prst="rect">
                      <a:avLst/>
                    </a:prstGeom>
                    <a:noFill/>
                    <a:ln w="9525">
                      <a:noFill/>
                      <a:miter lim="800000"/>
                      <a:headEnd/>
                      <a:tailEnd/>
                    </a:ln>
                  </pic:spPr>
                </pic:pic>
              </a:graphicData>
            </a:graphic>
          </wp:inline>
        </w:drawing>
      </w:r>
    </w:p>
    <w:p w14:paraId="66189F97" w14:textId="77777777" w:rsidR="00BC0D0E"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Slika 2.</w:t>
      </w:r>
      <w:r w:rsidRPr="008D77AC">
        <w:rPr>
          <w:rFonts w:ascii="Times New Roman" w:eastAsia="Times New Roman" w:hAnsi="Times New Roman" w:cs="Times New Roman"/>
          <w:color w:val="000000"/>
          <w:sz w:val="24"/>
          <w:szCs w:val="24"/>
        </w:rPr>
        <w:t xml:space="preserve"> Vizuelni prikaz tačnosti odgovora i</w:t>
      </w:r>
      <w:r w:rsidR="00872146" w:rsidRPr="008D77AC">
        <w:rPr>
          <w:rFonts w:ascii="Times New Roman" w:eastAsia="Times New Roman" w:hAnsi="Times New Roman" w:cs="Times New Roman"/>
          <w:color w:val="000000"/>
          <w:sz w:val="24"/>
          <w:szCs w:val="24"/>
        </w:rPr>
        <w:t>spitanika u podgrupama situacija 3 i 6 po trening blokovima i test blokovima</w:t>
      </w:r>
      <w:r w:rsidRPr="008D77AC">
        <w:rPr>
          <w:rFonts w:ascii="Times New Roman" w:eastAsia="Times New Roman" w:hAnsi="Times New Roman" w:cs="Times New Roman"/>
          <w:color w:val="000000"/>
          <w:sz w:val="24"/>
          <w:szCs w:val="24"/>
        </w:rPr>
        <w:t>.</w:t>
      </w:r>
      <w:r w:rsidR="00EC6580" w:rsidRPr="008D77AC">
        <w:rPr>
          <w:rFonts w:ascii="Times New Roman" w:eastAsia="Times New Roman" w:hAnsi="Times New Roman" w:cs="Times New Roman"/>
          <w:color w:val="000000"/>
          <w:sz w:val="24"/>
          <w:szCs w:val="24"/>
        </w:rPr>
        <w:t xml:space="preserve"> Test blok</w:t>
      </w:r>
      <w:r w:rsidR="00872146" w:rsidRPr="008D77AC">
        <w:rPr>
          <w:rFonts w:ascii="Times New Roman" w:eastAsia="Times New Roman" w:hAnsi="Times New Roman" w:cs="Times New Roman"/>
          <w:color w:val="000000"/>
          <w:sz w:val="24"/>
          <w:szCs w:val="24"/>
        </w:rPr>
        <w:t>ovi su razdvojeni na prikaz</w:t>
      </w:r>
      <w:r w:rsidR="009B4FD8" w:rsidRPr="008D77AC">
        <w:rPr>
          <w:rFonts w:ascii="Times New Roman" w:eastAsia="Times New Roman" w:hAnsi="Times New Roman" w:cs="Times New Roman"/>
          <w:color w:val="000000"/>
          <w:sz w:val="24"/>
          <w:szCs w:val="24"/>
        </w:rPr>
        <w:t xml:space="preserve"> tačnosti kategorizacije</w:t>
      </w:r>
      <w:r w:rsidR="00872146" w:rsidRPr="008D77AC">
        <w:rPr>
          <w:rFonts w:ascii="Times New Roman" w:eastAsia="Times New Roman" w:hAnsi="Times New Roman" w:cs="Times New Roman"/>
          <w:color w:val="000000"/>
          <w:sz w:val="24"/>
          <w:szCs w:val="24"/>
        </w:rPr>
        <w:t xml:space="preserve"> stimulusa koje su ispitanici već videli tokom treninga</w:t>
      </w:r>
      <w:r w:rsidR="009B4FD8" w:rsidRPr="008D77AC">
        <w:rPr>
          <w:rFonts w:ascii="Times New Roman" w:eastAsia="Times New Roman" w:hAnsi="Times New Roman" w:cs="Times New Roman"/>
          <w:color w:val="000000"/>
          <w:sz w:val="24"/>
          <w:szCs w:val="24"/>
        </w:rPr>
        <w:t xml:space="preserve"> (Test – stari stimulusi)</w:t>
      </w:r>
      <w:r w:rsidR="00872146" w:rsidRPr="008D77AC">
        <w:rPr>
          <w:rFonts w:ascii="Times New Roman" w:eastAsia="Times New Roman" w:hAnsi="Times New Roman" w:cs="Times New Roman"/>
          <w:color w:val="000000"/>
          <w:sz w:val="24"/>
          <w:szCs w:val="24"/>
        </w:rPr>
        <w:t xml:space="preserve"> i na one sa kojima se tek susreću na testu</w:t>
      </w:r>
      <w:r w:rsidR="009B4FD8" w:rsidRPr="008D77AC">
        <w:rPr>
          <w:rFonts w:ascii="Times New Roman" w:eastAsia="Times New Roman" w:hAnsi="Times New Roman" w:cs="Times New Roman"/>
          <w:color w:val="000000"/>
          <w:sz w:val="24"/>
          <w:szCs w:val="24"/>
        </w:rPr>
        <w:t xml:space="preserve"> (Test – novi stimulusi)</w:t>
      </w:r>
      <w:r w:rsidR="00872146" w:rsidRPr="008D77AC">
        <w:rPr>
          <w:rFonts w:ascii="Times New Roman" w:eastAsia="Times New Roman" w:hAnsi="Times New Roman" w:cs="Times New Roman"/>
          <w:color w:val="000000"/>
          <w:sz w:val="24"/>
          <w:szCs w:val="24"/>
        </w:rPr>
        <w:t>.</w:t>
      </w:r>
    </w:p>
    <w:p w14:paraId="59AF43FD" w14:textId="77777777" w:rsidR="00872146" w:rsidRPr="008D77AC" w:rsidRDefault="006F1C85" w:rsidP="00650A98">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Podaci su </w:t>
      </w:r>
      <w:r w:rsidR="00872146" w:rsidRPr="008D77AC">
        <w:rPr>
          <w:rFonts w:ascii="Times New Roman" w:eastAsia="Times New Roman" w:hAnsi="Times New Roman" w:cs="Times New Roman"/>
          <w:sz w:val="24"/>
          <w:szCs w:val="24"/>
        </w:rPr>
        <w:t xml:space="preserve">najpre </w:t>
      </w:r>
      <w:r w:rsidRPr="008D77AC">
        <w:rPr>
          <w:rFonts w:ascii="Times New Roman" w:eastAsia="Times New Roman" w:hAnsi="Times New Roman" w:cs="Times New Roman"/>
          <w:sz w:val="24"/>
          <w:szCs w:val="24"/>
        </w:rPr>
        <w:t>obrađeni korišćen</w:t>
      </w:r>
      <w:r w:rsidR="00872146" w:rsidRPr="008D77AC">
        <w:rPr>
          <w:rFonts w:ascii="Times New Roman" w:eastAsia="Times New Roman" w:hAnsi="Times New Roman" w:cs="Times New Roman"/>
          <w:sz w:val="24"/>
          <w:szCs w:val="24"/>
        </w:rPr>
        <w:t>jem glmer analize iz paketra „lmer4“ (eng. g</w:t>
      </w:r>
      <w:r w:rsidRPr="008D77AC">
        <w:rPr>
          <w:rFonts w:ascii="Times New Roman" w:eastAsia="Times New Roman" w:hAnsi="Times New Roman" w:cs="Times New Roman"/>
          <w:sz w:val="24"/>
          <w:szCs w:val="24"/>
        </w:rPr>
        <w:t xml:space="preserve">eneralized linear mixed models reggresion) u programu za analizu podatak R (Bates, Maechler, Bolker, &amp; Walker, 2014). Inicijalni rezultati modelovanja tačnosti odgovora </w:t>
      </w:r>
      <w:r w:rsidR="00872146" w:rsidRPr="008D77AC">
        <w:rPr>
          <w:rFonts w:ascii="Times New Roman" w:eastAsia="Times New Roman" w:hAnsi="Times New Roman" w:cs="Times New Roman"/>
          <w:sz w:val="24"/>
          <w:szCs w:val="24"/>
        </w:rPr>
        <w:t>impliciraju</w:t>
      </w:r>
      <w:r w:rsidRPr="008D77AC">
        <w:rPr>
          <w:rFonts w:ascii="Times New Roman" w:eastAsia="Times New Roman" w:hAnsi="Times New Roman" w:cs="Times New Roman"/>
          <w:sz w:val="24"/>
          <w:szCs w:val="24"/>
        </w:rPr>
        <w:t xml:space="preserve"> da model koji podrazumeva glavne efekte bolje objašnjava podatke od modela koji podrazumeva interakciju, s obzirom da je model glavnih efekata jednostavniji i parsimoničniji, a statistički se značajno ne razlikuje od kompleksnijg modela (p=.066). Prema reuzultatima oba modela, postoji značaj</w:t>
      </w:r>
      <w:r w:rsidR="00F51E1A" w:rsidRPr="008D77AC">
        <w:rPr>
          <w:rFonts w:ascii="Times New Roman" w:eastAsia="Times New Roman" w:hAnsi="Times New Roman" w:cs="Times New Roman"/>
          <w:sz w:val="24"/>
          <w:szCs w:val="24"/>
        </w:rPr>
        <w:t>an</w:t>
      </w:r>
      <w:r w:rsidRPr="008D77AC">
        <w:rPr>
          <w:rFonts w:ascii="Times New Roman" w:eastAsia="Times New Roman" w:hAnsi="Times New Roman" w:cs="Times New Roman"/>
          <w:sz w:val="24"/>
          <w:szCs w:val="24"/>
        </w:rPr>
        <w:t xml:space="preserve"> glavni efekat naziva stimulusa, dok to nije situacija sa faktorom simboličonsti, niti sa interakcijom ova dva faktora. Rezulta</w:t>
      </w:r>
      <w:r w:rsidR="00650A98" w:rsidRPr="008D77AC">
        <w:rPr>
          <w:rFonts w:ascii="Times New Roman" w:eastAsia="Times New Roman" w:hAnsi="Times New Roman" w:cs="Times New Roman"/>
          <w:sz w:val="24"/>
          <w:szCs w:val="24"/>
        </w:rPr>
        <w:t xml:space="preserve">ti analize nalaze se u Tabeli 2. </w:t>
      </w:r>
    </w:p>
    <w:p w14:paraId="33D01C79" w14:textId="77777777" w:rsidR="009B4FD8" w:rsidRDefault="009B4FD8" w:rsidP="00650A98">
      <w:pPr>
        <w:spacing w:line="360" w:lineRule="auto"/>
        <w:ind w:firstLine="720"/>
        <w:jc w:val="both"/>
        <w:rPr>
          <w:ins w:id="2" w:author="775" w:date="2019-11-08T22:17:00Z"/>
          <w:rFonts w:ascii="Times New Roman" w:eastAsia="Times New Roman" w:hAnsi="Times New Roman" w:cs="Times New Roman"/>
          <w:sz w:val="24"/>
          <w:szCs w:val="24"/>
        </w:rPr>
      </w:pPr>
    </w:p>
    <w:p w14:paraId="51E12672" w14:textId="77777777" w:rsidR="00747B99" w:rsidRPr="008D77AC" w:rsidRDefault="00747B99" w:rsidP="00650A98">
      <w:pPr>
        <w:spacing w:line="360" w:lineRule="auto"/>
        <w:ind w:firstLine="720"/>
        <w:jc w:val="both"/>
        <w:rPr>
          <w:rFonts w:ascii="Times New Roman" w:eastAsia="Times New Roman" w:hAnsi="Times New Roman" w:cs="Times New Roman"/>
          <w:sz w:val="24"/>
          <w:szCs w:val="24"/>
        </w:rPr>
      </w:pPr>
    </w:p>
    <w:p w14:paraId="458CD11C" w14:textId="77777777" w:rsidR="00BC0D0E" w:rsidRPr="008D77AC" w:rsidRDefault="006F1C85">
      <w:pPr>
        <w:spacing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lastRenderedPageBreak/>
        <w:t>Tabela 2</w:t>
      </w:r>
    </w:p>
    <w:p w14:paraId="463EF604" w14:textId="77777777" w:rsidR="00BC0D0E" w:rsidRPr="008D77AC" w:rsidRDefault="006F1C85">
      <w:pPr>
        <w:spacing w:line="360" w:lineRule="auto"/>
        <w:rPr>
          <w:rFonts w:ascii="Times New Roman" w:eastAsia="Times New Roman" w:hAnsi="Times New Roman" w:cs="Times New Roman"/>
          <w:i/>
        </w:rPr>
      </w:pPr>
      <w:r w:rsidRPr="008D77AC">
        <w:rPr>
          <w:rFonts w:ascii="Times New Roman" w:eastAsia="Times New Roman" w:hAnsi="Times New Roman" w:cs="Times New Roman"/>
          <w:i/>
        </w:rPr>
        <w:t>Incijalni rezultati modelovanja</w:t>
      </w:r>
    </w:p>
    <w:tbl>
      <w:tblPr>
        <w:tblStyle w:val="a8"/>
        <w:tblW w:w="9576" w:type="dxa"/>
        <w:jc w:val="center"/>
        <w:tblBorders>
          <w:top w:val="nil"/>
          <w:left w:val="nil"/>
          <w:bottom w:val="nil"/>
          <w:right w:val="nil"/>
          <w:insideH w:val="nil"/>
          <w:insideV w:val="nil"/>
        </w:tblBorders>
        <w:tblLayout w:type="fixed"/>
        <w:tblLook w:val="0400" w:firstRow="0" w:lastRow="0" w:firstColumn="0" w:lastColumn="0" w:noHBand="0" w:noVBand="1"/>
      </w:tblPr>
      <w:tblGrid>
        <w:gridCol w:w="1624"/>
        <w:gridCol w:w="1116"/>
        <w:gridCol w:w="1046"/>
        <w:gridCol w:w="1482"/>
        <w:gridCol w:w="1144"/>
        <w:gridCol w:w="1038"/>
        <w:gridCol w:w="1075"/>
        <w:gridCol w:w="1051"/>
      </w:tblGrid>
      <w:tr w:rsidR="00BC0D0E" w:rsidRPr="008D77AC" w14:paraId="30AF0842" w14:textId="77777777">
        <w:trPr>
          <w:jc w:val="center"/>
        </w:trPr>
        <w:tc>
          <w:tcPr>
            <w:tcW w:w="3786" w:type="dxa"/>
            <w:gridSpan w:val="3"/>
            <w:tcBorders>
              <w:top w:val="single" w:sz="4" w:space="0" w:color="000000"/>
              <w:bottom w:val="single" w:sz="4" w:space="0" w:color="000000"/>
              <w:right w:val="single" w:sz="4" w:space="0" w:color="000000"/>
            </w:tcBorders>
          </w:tcPr>
          <w:p w14:paraId="7870BEEE"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Rezultati modela fiksnih efekta</w:t>
            </w:r>
          </w:p>
        </w:tc>
        <w:tc>
          <w:tcPr>
            <w:tcW w:w="2626" w:type="dxa"/>
            <w:gridSpan w:val="2"/>
            <w:tcBorders>
              <w:top w:val="single" w:sz="4" w:space="0" w:color="000000"/>
              <w:left w:val="single" w:sz="4" w:space="0" w:color="000000"/>
              <w:bottom w:val="single" w:sz="4" w:space="0" w:color="000000"/>
              <w:right w:val="single" w:sz="4" w:space="0" w:color="000000"/>
            </w:tcBorders>
          </w:tcPr>
          <w:p w14:paraId="1859BB9B"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Rezultati modela interakcije</w:t>
            </w:r>
          </w:p>
        </w:tc>
        <w:tc>
          <w:tcPr>
            <w:tcW w:w="3164" w:type="dxa"/>
            <w:gridSpan w:val="3"/>
            <w:tcBorders>
              <w:top w:val="single" w:sz="4" w:space="0" w:color="000000"/>
              <w:left w:val="single" w:sz="4" w:space="0" w:color="000000"/>
              <w:bottom w:val="single" w:sz="4" w:space="0" w:color="000000"/>
            </w:tcBorders>
          </w:tcPr>
          <w:p w14:paraId="457EE89F"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Razlike između modela</w:t>
            </w:r>
          </w:p>
        </w:tc>
      </w:tr>
      <w:tr w:rsidR="00BC0D0E" w:rsidRPr="008D77AC" w14:paraId="71E8C787" w14:textId="77777777">
        <w:trPr>
          <w:jc w:val="center"/>
        </w:trPr>
        <w:tc>
          <w:tcPr>
            <w:tcW w:w="1624" w:type="dxa"/>
            <w:tcBorders>
              <w:top w:val="single" w:sz="4" w:space="0" w:color="000000"/>
              <w:bottom w:val="single" w:sz="4" w:space="0" w:color="000000"/>
            </w:tcBorders>
          </w:tcPr>
          <w:p w14:paraId="45DCA66A"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116" w:type="dxa"/>
            <w:tcBorders>
              <w:top w:val="single" w:sz="4" w:space="0" w:color="000000"/>
              <w:bottom w:val="single" w:sz="4" w:space="0" w:color="000000"/>
            </w:tcBorders>
          </w:tcPr>
          <w:p w14:paraId="3CE91390"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Standradna greška</w:t>
            </w:r>
          </w:p>
        </w:tc>
        <w:tc>
          <w:tcPr>
            <w:tcW w:w="1046" w:type="dxa"/>
            <w:tcBorders>
              <w:top w:val="single" w:sz="4" w:space="0" w:color="000000"/>
              <w:bottom w:val="single" w:sz="4" w:space="0" w:color="000000"/>
              <w:right w:val="single" w:sz="4" w:space="0" w:color="000000"/>
            </w:tcBorders>
          </w:tcPr>
          <w:p w14:paraId="54A05A19"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p vrednost</w:t>
            </w:r>
          </w:p>
        </w:tc>
        <w:tc>
          <w:tcPr>
            <w:tcW w:w="1482" w:type="dxa"/>
            <w:tcBorders>
              <w:top w:val="single" w:sz="4" w:space="0" w:color="000000"/>
              <w:left w:val="single" w:sz="4" w:space="0" w:color="000000"/>
              <w:bottom w:val="single" w:sz="4" w:space="0" w:color="000000"/>
            </w:tcBorders>
          </w:tcPr>
          <w:p w14:paraId="26AD424E"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Standradna greška</w:t>
            </w:r>
          </w:p>
        </w:tc>
        <w:tc>
          <w:tcPr>
            <w:tcW w:w="1144" w:type="dxa"/>
            <w:tcBorders>
              <w:top w:val="single" w:sz="4" w:space="0" w:color="000000"/>
              <w:bottom w:val="single" w:sz="4" w:space="0" w:color="000000"/>
              <w:right w:val="single" w:sz="4" w:space="0" w:color="000000"/>
            </w:tcBorders>
          </w:tcPr>
          <w:p w14:paraId="5FD58047"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p vrednost</w:t>
            </w:r>
          </w:p>
        </w:tc>
        <w:tc>
          <w:tcPr>
            <w:tcW w:w="1038" w:type="dxa"/>
            <w:tcBorders>
              <w:top w:val="single" w:sz="4" w:space="0" w:color="000000"/>
              <w:left w:val="single" w:sz="4" w:space="0" w:color="000000"/>
              <w:bottom w:val="single" w:sz="4" w:space="0" w:color="000000"/>
            </w:tcBorders>
          </w:tcPr>
          <w:p w14:paraId="1CA70ABF"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Devijacija</w:t>
            </w:r>
          </w:p>
          <w:p w14:paraId="4F540AE4" w14:textId="77777777" w:rsidR="00CC6B54" w:rsidRPr="008D77AC" w:rsidRDefault="00CC6B54" w:rsidP="00CC6B54">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(SD)</w:t>
            </w:r>
          </w:p>
        </w:tc>
        <w:tc>
          <w:tcPr>
            <w:tcW w:w="1075" w:type="dxa"/>
            <w:tcBorders>
              <w:top w:val="single" w:sz="4" w:space="0" w:color="000000"/>
              <w:bottom w:val="single" w:sz="4" w:space="0" w:color="000000"/>
            </w:tcBorders>
          </w:tcPr>
          <w:p w14:paraId="6632ADEF"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Hi kvadrat statistik</w:t>
            </w:r>
          </w:p>
        </w:tc>
        <w:tc>
          <w:tcPr>
            <w:tcW w:w="1051" w:type="dxa"/>
            <w:tcBorders>
              <w:top w:val="single" w:sz="4" w:space="0" w:color="000000"/>
              <w:bottom w:val="single" w:sz="4" w:space="0" w:color="000000"/>
            </w:tcBorders>
          </w:tcPr>
          <w:p w14:paraId="41479340"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p vrednost</w:t>
            </w:r>
          </w:p>
        </w:tc>
      </w:tr>
      <w:tr w:rsidR="00BC0D0E" w:rsidRPr="008D77AC" w14:paraId="19F2D0B7" w14:textId="77777777">
        <w:trPr>
          <w:jc w:val="center"/>
        </w:trPr>
        <w:tc>
          <w:tcPr>
            <w:tcW w:w="1624" w:type="dxa"/>
            <w:tcBorders>
              <w:top w:val="single" w:sz="4" w:space="0" w:color="000000"/>
            </w:tcBorders>
          </w:tcPr>
          <w:p w14:paraId="0A3B789D"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116" w:type="dxa"/>
            <w:tcBorders>
              <w:top w:val="single" w:sz="4" w:space="0" w:color="000000"/>
            </w:tcBorders>
          </w:tcPr>
          <w:p w14:paraId="268EC82C"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46" w:type="dxa"/>
            <w:tcBorders>
              <w:top w:val="single" w:sz="4" w:space="0" w:color="000000"/>
              <w:right w:val="single" w:sz="4" w:space="0" w:color="000000"/>
            </w:tcBorders>
          </w:tcPr>
          <w:p w14:paraId="4EA20F1C"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482" w:type="dxa"/>
            <w:tcBorders>
              <w:top w:val="single" w:sz="4" w:space="0" w:color="000000"/>
              <w:left w:val="single" w:sz="4" w:space="0" w:color="000000"/>
            </w:tcBorders>
          </w:tcPr>
          <w:p w14:paraId="3A2A77D2"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144" w:type="dxa"/>
            <w:tcBorders>
              <w:top w:val="single" w:sz="4" w:space="0" w:color="000000"/>
              <w:right w:val="single" w:sz="4" w:space="0" w:color="000000"/>
            </w:tcBorders>
          </w:tcPr>
          <w:p w14:paraId="0A43742E"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38" w:type="dxa"/>
            <w:tcBorders>
              <w:top w:val="single" w:sz="4" w:space="0" w:color="000000"/>
              <w:left w:val="single" w:sz="4" w:space="0" w:color="000000"/>
            </w:tcBorders>
          </w:tcPr>
          <w:p w14:paraId="58CCC7B9" w14:textId="77777777" w:rsidR="00BC0D0E" w:rsidRPr="008D77AC" w:rsidRDefault="006F1C85">
            <w:pPr>
              <w:spacing w:line="360" w:lineRule="auto"/>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32951</w:t>
            </w:r>
          </w:p>
          <w:p w14:paraId="4316FB31" w14:textId="77777777" w:rsidR="00CC6B54" w:rsidRPr="008D77AC" w:rsidRDefault="00CC6B54">
            <w:pPr>
              <w:spacing w:line="360" w:lineRule="auto"/>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(15.07)</w:t>
            </w:r>
          </w:p>
        </w:tc>
        <w:tc>
          <w:tcPr>
            <w:tcW w:w="1075" w:type="dxa"/>
            <w:tcBorders>
              <w:top w:val="single" w:sz="4" w:space="0" w:color="000000"/>
            </w:tcBorders>
          </w:tcPr>
          <w:p w14:paraId="63AF71B9"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0.1871</w:t>
            </w:r>
          </w:p>
        </w:tc>
        <w:tc>
          <w:tcPr>
            <w:tcW w:w="1051" w:type="dxa"/>
            <w:tcBorders>
              <w:top w:val="single" w:sz="4" w:space="0" w:color="000000"/>
            </w:tcBorders>
          </w:tcPr>
          <w:p w14:paraId="5CAAA7C3"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0.6653</w:t>
            </w:r>
          </w:p>
        </w:tc>
      </w:tr>
      <w:tr w:rsidR="00BC0D0E" w:rsidRPr="008D77AC" w14:paraId="35532364" w14:textId="77777777">
        <w:trPr>
          <w:jc w:val="center"/>
        </w:trPr>
        <w:tc>
          <w:tcPr>
            <w:tcW w:w="1624" w:type="dxa"/>
          </w:tcPr>
          <w:p w14:paraId="133DAD09" w14:textId="77777777" w:rsidR="00BC0D0E" w:rsidRPr="008D77AC" w:rsidRDefault="006F1C85">
            <w:pPr>
              <w:spacing w:line="360" w:lineRule="auto"/>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Sistematičnost</w:t>
            </w:r>
          </w:p>
        </w:tc>
        <w:tc>
          <w:tcPr>
            <w:tcW w:w="1116" w:type="dxa"/>
          </w:tcPr>
          <w:p w14:paraId="402400B8"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0.1692</w:t>
            </w:r>
          </w:p>
        </w:tc>
        <w:tc>
          <w:tcPr>
            <w:tcW w:w="1046" w:type="dxa"/>
            <w:tcBorders>
              <w:right w:val="single" w:sz="4" w:space="0" w:color="000000"/>
            </w:tcBorders>
          </w:tcPr>
          <w:p w14:paraId="403C7380"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0.0813</w:t>
            </w:r>
          </w:p>
        </w:tc>
        <w:tc>
          <w:tcPr>
            <w:tcW w:w="1482" w:type="dxa"/>
            <w:tcBorders>
              <w:left w:val="single" w:sz="4" w:space="0" w:color="000000"/>
            </w:tcBorders>
          </w:tcPr>
          <w:p w14:paraId="6A27DB7A"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0.2393</w:t>
            </w:r>
          </w:p>
        </w:tc>
        <w:tc>
          <w:tcPr>
            <w:tcW w:w="1144" w:type="dxa"/>
            <w:tcBorders>
              <w:right w:val="single" w:sz="4" w:space="0" w:color="000000"/>
            </w:tcBorders>
          </w:tcPr>
          <w:p w14:paraId="161BB954"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0.1236</w:t>
            </w:r>
          </w:p>
        </w:tc>
        <w:tc>
          <w:tcPr>
            <w:tcW w:w="1038" w:type="dxa"/>
            <w:tcBorders>
              <w:left w:val="single" w:sz="4" w:space="0" w:color="000000"/>
            </w:tcBorders>
          </w:tcPr>
          <w:p w14:paraId="40A19578"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75" w:type="dxa"/>
          </w:tcPr>
          <w:p w14:paraId="11F00127"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51" w:type="dxa"/>
          </w:tcPr>
          <w:p w14:paraId="3F68DF81" w14:textId="77777777" w:rsidR="00BC0D0E" w:rsidRPr="008D77AC" w:rsidRDefault="00BC0D0E">
            <w:pPr>
              <w:spacing w:line="360" w:lineRule="auto"/>
              <w:jc w:val="center"/>
              <w:rPr>
                <w:rFonts w:ascii="Times New Roman" w:eastAsia="Times New Roman" w:hAnsi="Times New Roman" w:cs="Times New Roman"/>
                <w:sz w:val="20"/>
                <w:szCs w:val="20"/>
              </w:rPr>
            </w:pPr>
          </w:p>
        </w:tc>
      </w:tr>
      <w:tr w:rsidR="00BC0D0E" w:rsidRPr="008D77AC" w14:paraId="22652DAC" w14:textId="77777777">
        <w:trPr>
          <w:jc w:val="center"/>
        </w:trPr>
        <w:tc>
          <w:tcPr>
            <w:tcW w:w="1624" w:type="dxa"/>
          </w:tcPr>
          <w:p w14:paraId="518190C3" w14:textId="77777777" w:rsidR="00BC0D0E" w:rsidRPr="008D77AC" w:rsidRDefault="006F1C85">
            <w:pPr>
              <w:spacing w:line="360" w:lineRule="auto"/>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Naziv stimulusa</w:t>
            </w:r>
          </w:p>
        </w:tc>
        <w:tc>
          <w:tcPr>
            <w:tcW w:w="1116" w:type="dxa"/>
          </w:tcPr>
          <w:p w14:paraId="729B7615"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0.1693</w:t>
            </w:r>
          </w:p>
        </w:tc>
        <w:tc>
          <w:tcPr>
            <w:tcW w:w="1046" w:type="dxa"/>
            <w:tcBorders>
              <w:right w:val="single" w:sz="4" w:space="0" w:color="000000"/>
            </w:tcBorders>
          </w:tcPr>
          <w:p w14:paraId="510DFD63"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0.0087**</w:t>
            </w:r>
          </w:p>
        </w:tc>
        <w:tc>
          <w:tcPr>
            <w:tcW w:w="1482" w:type="dxa"/>
            <w:tcBorders>
              <w:left w:val="single" w:sz="4" w:space="0" w:color="000000"/>
            </w:tcBorders>
          </w:tcPr>
          <w:p w14:paraId="20BE9F40"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0.2376</w:t>
            </w:r>
          </w:p>
        </w:tc>
        <w:tc>
          <w:tcPr>
            <w:tcW w:w="1144" w:type="dxa"/>
            <w:tcBorders>
              <w:right w:val="single" w:sz="4" w:space="0" w:color="000000"/>
            </w:tcBorders>
          </w:tcPr>
          <w:p w14:paraId="4BF01D63"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0.0297*</w:t>
            </w:r>
          </w:p>
        </w:tc>
        <w:tc>
          <w:tcPr>
            <w:tcW w:w="1038" w:type="dxa"/>
            <w:tcBorders>
              <w:left w:val="single" w:sz="4" w:space="0" w:color="000000"/>
            </w:tcBorders>
          </w:tcPr>
          <w:p w14:paraId="55A42F36"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75" w:type="dxa"/>
          </w:tcPr>
          <w:p w14:paraId="16B41910"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51" w:type="dxa"/>
          </w:tcPr>
          <w:p w14:paraId="16324A9D" w14:textId="77777777" w:rsidR="00BC0D0E" w:rsidRPr="008D77AC" w:rsidRDefault="00BC0D0E">
            <w:pPr>
              <w:spacing w:line="360" w:lineRule="auto"/>
              <w:jc w:val="center"/>
              <w:rPr>
                <w:rFonts w:ascii="Times New Roman" w:eastAsia="Times New Roman" w:hAnsi="Times New Roman" w:cs="Times New Roman"/>
                <w:sz w:val="20"/>
                <w:szCs w:val="20"/>
              </w:rPr>
            </w:pPr>
          </w:p>
        </w:tc>
      </w:tr>
      <w:tr w:rsidR="00BC0D0E" w:rsidRPr="008D77AC" w14:paraId="2550346B" w14:textId="77777777">
        <w:trPr>
          <w:jc w:val="center"/>
        </w:trPr>
        <w:tc>
          <w:tcPr>
            <w:tcW w:w="1624" w:type="dxa"/>
            <w:tcBorders>
              <w:bottom w:val="single" w:sz="4" w:space="0" w:color="000000"/>
            </w:tcBorders>
          </w:tcPr>
          <w:p w14:paraId="1E95E1A6" w14:textId="77777777" w:rsidR="00BC0D0E" w:rsidRPr="008D77AC" w:rsidRDefault="006F1C85">
            <w:pPr>
              <w:spacing w:line="360" w:lineRule="auto"/>
              <w:rPr>
                <w:rFonts w:ascii="Times New Roman" w:eastAsia="Times New Roman" w:hAnsi="Times New Roman" w:cs="Times New Roman"/>
                <w:sz w:val="20"/>
                <w:szCs w:val="20"/>
              </w:rPr>
            </w:pPr>
            <w:r w:rsidRPr="008D77AC">
              <w:rPr>
                <w:rFonts w:ascii="Times New Roman" w:eastAsia="Times New Roman" w:hAnsi="Times New Roman" w:cs="Times New Roman"/>
                <w:sz w:val="20"/>
                <w:szCs w:val="20"/>
              </w:rPr>
              <w:t>Intekacija</w:t>
            </w:r>
          </w:p>
        </w:tc>
        <w:tc>
          <w:tcPr>
            <w:tcW w:w="1116" w:type="dxa"/>
            <w:tcBorders>
              <w:bottom w:val="single" w:sz="4" w:space="0" w:color="000000"/>
            </w:tcBorders>
          </w:tcPr>
          <w:p w14:paraId="76FE5FB0" w14:textId="77777777" w:rsidR="00BC0D0E" w:rsidRPr="008D77AC" w:rsidRDefault="00BC0D0E">
            <w:pPr>
              <w:spacing w:line="360" w:lineRule="auto"/>
              <w:jc w:val="center"/>
              <w:rPr>
                <w:rFonts w:ascii="Times New Roman" w:eastAsia="Times New Roman" w:hAnsi="Times New Roman" w:cs="Times New Roman"/>
                <w:color w:val="000000"/>
                <w:sz w:val="20"/>
                <w:szCs w:val="20"/>
              </w:rPr>
            </w:pPr>
          </w:p>
        </w:tc>
        <w:tc>
          <w:tcPr>
            <w:tcW w:w="1046" w:type="dxa"/>
            <w:tcBorders>
              <w:bottom w:val="single" w:sz="4" w:space="0" w:color="000000"/>
              <w:right w:val="single" w:sz="4" w:space="0" w:color="000000"/>
            </w:tcBorders>
          </w:tcPr>
          <w:p w14:paraId="17A9E098" w14:textId="77777777" w:rsidR="00BC0D0E" w:rsidRPr="008D77AC" w:rsidRDefault="00BC0D0E">
            <w:pPr>
              <w:spacing w:line="360" w:lineRule="auto"/>
              <w:jc w:val="center"/>
              <w:rPr>
                <w:rFonts w:ascii="Times New Roman" w:eastAsia="Times New Roman" w:hAnsi="Times New Roman" w:cs="Times New Roman"/>
                <w:color w:val="000000"/>
                <w:sz w:val="20"/>
                <w:szCs w:val="20"/>
              </w:rPr>
            </w:pPr>
          </w:p>
        </w:tc>
        <w:tc>
          <w:tcPr>
            <w:tcW w:w="1482" w:type="dxa"/>
            <w:tcBorders>
              <w:left w:val="single" w:sz="4" w:space="0" w:color="000000"/>
              <w:bottom w:val="single" w:sz="4" w:space="0" w:color="000000"/>
            </w:tcBorders>
          </w:tcPr>
          <w:p w14:paraId="6B19F238"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0.3373</w:t>
            </w:r>
          </w:p>
        </w:tc>
        <w:tc>
          <w:tcPr>
            <w:tcW w:w="1144" w:type="dxa"/>
            <w:tcBorders>
              <w:bottom w:val="single" w:sz="4" w:space="0" w:color="000000"/>
              <w:right w:val="single" w:sz="4" w:space="0" w:color="000000"/>
            </w:tcBorders>
          </w:tcPr>
          <w:p w14:paraId="5D6E47BA" w14:textId="77777777" w:rsidR="00BC0D0E" w:rsidRPr="008D77AC" w:rsidRDefault="006F1C85">
            <w:pPr>
              <w:spacing w:line="360" w:lineRule="auto"/>
              <w:jc w:val="center"/>
              <w:rPr>
                <w:rFonts w:ascii="Times New Roman" w:eastAsia="Times New Roman" w:hAnsi="Times New Roman" w:cs="Times New Roman"/>
                <w:sz w:val="20"/>
                <w:szCs w:val="20"/>
              </w:rPr>
            </w:pPr>
            <w:r w:rsidRPr="008D77AC">
              <w:rPr>
                <w:rFonts w:ascii="Times New Roman" w:eastAsia="Times New Roman" w:hAnsi="Times New Roman" w:cs="Times New Roman"/>
                <w:color w:val="000000"/>
                <w:sz w:val="20"/>
                <w:szCs w:val="20"/>
              </w:rPr>
              <w:t>0.6644</w:t>
            </w:r>
          </w:p>
        </w:tc>
        <w:tc>
          <w:tcPr>
            <w:tcW w:w="1038" w:type="dxa"/>
            <w:tcBorders>
              <w:left w:val="single" w:sz="4" w:space="0" w:color="000000"/>
              <w:bottom w:val="single" w:sz="4" w:space="0" w:color="000000"/>
            </w:tcBorders>
          </w:tcPr>
          <w:p w14:paraId="6AC28E4C"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75" w:type="dxa"/>
            <w:tcBorders>
              <w:bottom w:val="single" w:sz="4" w:space="0" w:color="000000"/>
            </w:tcBorders>
          </w:tcPr>
          <w:p w14:paraId="44D9F0BF" w14:textId="77777777" w:rsidR="00BC0D0E" w:rsidRPr="008D77AC" w:rsidRDefault="00BC0D0E">
            <w:pPr>
              <w:spacing w:line="360" w:lineRule="auto"/>
              <w:jc w:val="center"/>
              <w:rPr>
                <w:rFonts w:ascii="Times New Roman" w:eastAsia="Times New Roman" w:hAnsi="Times New Roman" w:cs="Times New Roman"/>
                <w:sz w:val="20"/>
                <w:szCs w:val="20"/>
              </w:rPr>
            </w:pPr>
          </w:p>
        </w:tc>
        <w:tc>
          <w:tcPr>
            <w:tcW w:w="1051" w:type="dxa"/>
            <w:tcBorders>
              <w:bottom w:val="single" w:sz="4" w:space="0" w:color="000000"/>
            </w:tcBorders>
          </w:tcPr>
          <w:p w14:paraId="77F5A1E1" w14:textId="77777777" w:rsidR="00BC0D0E" w:rsidRPr="008D77AC" w:rsidRDefault="00BC0D0E">
            <w:pPr>
              <w:spacing w:line="360" w:lineRule="auto"/>
              <w:jc w:val="center"/>
              <w:rPr>
                <w:rFonts w:ascii="Times New Roman" w:eastAsia="Times New Roman" w:hAnsi="Times New Roman" w:cs="Times New Roman"/>
                <w:sz w:val="20"/>
                <w:szCs w:val="20"/>
              </w:rPr>
            </w:pPr>
          </w:p>
        </w:tc>
      </w:tr>
    </w:tbl>
    <w:p w14:paraId="10F7B422" w14:textId="77777777" w:rsidR="00BC0D0E" w:rsidRPr="008D77AC" w:rsidRDefault="006F1C85">
      <w:pPr>
        <w:spacing w:line="360" w:lineRule="auto"/>
        <w:jc w:val="both"/>
        <w:rPr>
          <w:rFonts w:ascii="Times New Roman" w:eastAsia="Times New Roman" w:hAnsi="Times New Roman" w:cs="Times New Roman"/>
          <w:i/>
          <w:sz w:val="20"/>
          <w:szCs w:val="20"/>
        </w:rPr>
      </w:pPr>
      <w:r w:rsidRPr="008D77AC">
        <w:rPr>
          <w:rFonts w:ascii="Times New Roman" w:eastAsia="Times New Roman" w:hAnsi="Times New Roman" w:cs="Times New Roman"/>
          <w:i/>
          <w:sz w:val="20"/>
          <w:szCs w:val="20"/>
        </w:rPr>
        <w:t>*p&lt;.05, **p&lt;.01</w:t>
      </w:r>
    </w:p>
    <w:p w14:paraId="09C625DE" w14:textId="77777777" w:rsidR="00650A98" w:rsidRPr="008D77AC" w:rsidRDefault="00650A98" w:rsidP="00650A98">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Na Slici 3 može </w:t>
      </w:r>
      <w:r w:rsidR="00F51E1A" w:rsidRPr="008D77AC">
        <w:rPr>
          <w:rFonts w:ascii="Times New Roman" w:eastAsia="Times New Roman" w:hAnsi="Times New Roman" w:cs="Times New Roman"/>
          <w:sz w:val="24"/>
          <w:szCs w:val="24"/>
        </w:rPr>
        <w:t xml:space="preserve">se </w:t>
      </w:r>
      <w:r w:rsidRPr="008D77AC">
        <w:rPr>
          <w:rFonts w:ascii="Times New Roman" w:eastAsia="Times New Roman" w:hAnsi="Times New Roman" w:cs="Times New Roman"/>
          <w:sz w:val="24"/>
          <w:szCs w:val="24"/>
        </w:rPr>
        <w:t xml:space="preserve">dobiti uvid u trendove učenja. Vizuelnom inspekcijom se jasno vidi da rezultati na testu ne ostaju na istom nivou tačnosti na kom su poslednji blokovi treninga, što nam daje razloga da smatramo da je neosnovano uzimati u obzir pri analizi podatke sa treninga i sa testa zajedno, kao i da bi prethodnu generalnu analizu trebalo uzeti sa rezervom. Rezultati će dalje biti posebno predstavljeni za trening blokove i za test blokove. </w:t>
      </w:r>
    </w:p>
    <w:p w14:paraId="11A75AE4" w14:textId="77777777" w:rsidR="00CC6B54" w:rsidRPr="008D77AC" w:rsidRDefault="006F1C85" w:rsidP="00650A98">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Cilj treninga</w:t>
      </w:r>
      <w:r w:rsidR="00F51E1A" w:rsidRPr="008D77AC">
        <w:rPr>
          <w:rFonts w:ascii="Times New Roman" w:eastAsia="Times New Roman" w:hAnsi="Times New Roman" w:cs="Times New Roman"/>
          <w:sz w:val="24"/>
          <w:szCs w:val="24"/>
        </w:rPr>
        <w:t xml:space="preserve"> za ispitanike je</w:t>
      </w:r>
      <w:r w:rsidRPr="008D77AC">
        <w:rPr>
          <w:rFonts w:ascii="Times New Roman" w:eastAsia="Times New Roman" w:hAnsi="Times New Roman" w:cs="Times New Roman"/>
          <w:sz w:val="24"/>
          <w:szCs w:val="24"/>
        </w:rPr>
        <w:t xml:space="preserve"> bio usvajanje principa kategorizacije, a o datom zaključujemo na osnovu trenda učenja. Na Slici 3 možemo primetiti da ovaj trend postoji tokom treninga kroz svih deset situacija za koje su prikupljeni podaci. Tačnost se povećava sa blokovima u svim eksperimentalnim situacijama, dok se može primetiti da postoje razlike u </w:t>
      </w:r>
      <w:r w:rsidR="00872146" w:rsidRPr="008D77AC">
        <w:rPr>
          <w:rFonts w:ascii="Times New Roman" w:eastAsia="Times New Roman" w:hAnsi="Times New Roman" w:cs="Times New Roman"/>
          <w:sz w:val="24"/>
          <w:szCs w:val="24"/>
        </w:rPr>
        <w:t>ukupnoj proporciji tačnosti</w:t>
      </w:r>
      <w:r w:rsidR="00FE6E05" w:rsidRPr="008D77AC">
        <w:rPr>
          <w:rFonts w:ascii="Times New Roman" w:eastAsia="Times New Roman" w:hAnsi="Times New Roman" w:cs="Times New Roman"/>
          <w:sz w:val="24"/>
          <w:szCs w:val="24"/>
        </w:rPr>
        <w:t xml:space="preserve"> između eksperimentalnih situacija</w:t>
      </w:r>
      <w:r w:rsidRPr="008D77AC">
        <w:rPr>
          <w:rFonts w:ascii="Times New Roman" w:eastAsia="Times New Roman" w:hAnsi="Times New Roman" w:cs="Times New Roman"/>
          <w:sz w:val="24"/>
          <w:szCs w:val="24"/>
        </w:rPr>
        <w:t xml:space="preserve">. Takođe se može </w:t>
      </w:r>
      <w:r w:rsidR="00F51E1A" w:rsidRPr="008D77AC">
        <w:rPr>
          <w:rFonts w:ascii="Times New Roman" w:eastAsia="Times New Roman" w:hAnsi="Times New Roman" w:cs="Times New Roman"/>
          <w:sz w:val="24"/>
          <w:szCs w:val="24"/>
        </w:rPr>
        <w:t>uvideti</w:t>
      </w:r>
      <w:r w:rsidRPr="008D77AC">
        <w:rPr>
          <w:rFonts w:ascii="Times New Roman" w:eastAsia="Times New Roman" w:hAnsi="Times New Roman" w:cs="Times New Roman"/>
          <w:sz w:val="24"/>
          <w:szCs w:val="24"/>
        </w:rPr>
        <w:t xml:space="preserve"> značajan pad usepešnosti na testu kada se uključuju novi stimulusi na koje treba primeniti prethodno ustanovljeno pravilo. </w:t>
      </w:r>
      <w:r w:rsidR="00D800B5" w:rsidRPr="008D77AC">
        <w:rPr>
          <w:rFonts w:ascii="Times New Roman" w:eastAsia="Times New Roman" w:hAnsi="Times New Roman" w:cs="Times New Roman"/>
          <w:sz w:val="24"/>
          <w:szCs w:val="24"/>
        </w:rPr>
        <w:t>Dok ispitanici drastično padaju u tačnosti u svim situacijama sa nazivima stimulusa, jedino u situaciji 10 gde kategorizaciju vrše samo na osnovu slika ispitanici ostaju na istom nivou tačnosti.</w:t>
      </w:r>
      <w:r w:rsidR="00650A98" w:rsidRPr="008D77AC">
        <w:rPr>
          <w:rFonts w:ascii="Times New Roman" w:eastAsia="Times New Roman" w:hAnsi="Times New Roman" w:cs="Times New Roman"/>
          <w:sz w:val="24"/>
          <w:szCs w:val="24"/>
        </w:rPr>
        <w:t xml:space="preserve"> </w:t>
      </w:r>
      <w:r w:rsidR="006B4D61" w:rsidRPr="008D77AC">
        <w:rPr>
          <w:rFonts w:ascii="Times New Roman" w:eastAsia="Times New Roman" w:hAnsi="Times New Roman" w:cs="Times New Roman"/>
          <w:sz w:val="24"/>
          <w:szCs w:val="24"/>
        </w:rPr>
        <w:t>Uzimajući u obzir da je situacija 10 kontrolna situacija, ovakav rezultat može dovesti u pitanje uspešnost ove eksperimentalne paradigme da pospeši učenje kategorizacije.</w:t>
      </w:r>
    </w:p>
    <w:p w14:paraId="5C569ADE" w14:textId="77777777" w:rsidR="00BC0D0E" w:rsidRPr="008D77AC" w:rsidRDefault="006F1C85">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noProof/>
          <w:sz w:val="24"/>
          <w:szCs w:val="24"/>
        </w:rPr>
        <w:lastRenderedPageBreak/>
        <w:drawing>
          <wp:inline distT="0" distB="0" distL="0" distR="0" wp14:anchorId="08238129" wp14:editId="551EB046">
            <wp:extent cx="5692730" cy="3032975"/>
            <wp:effectExtent l="19050" t="0" r="322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1334" t="32006" r="39202" b="21724"/>
                    <a:stretch>
                      <a:fillRect/>
                    </a:stretch>
                  </pic:blipFill>
                  <pic:spPr>
                    <a:xfrm>
                      <a:off x="0" y="0"/>
                      <a:ext cx="5698897" cy="3036261"/>
                    </a:xfrm>
                    <a:prstGeom prst="rect">
                      <a:avLst/>
                    </a:prstGeom>
                    <a:ln/>
                  </pic:spPr>
                </pic:pic>
              </a:graphicData>
            </a:graphic>
          </wp:inline>
        </w:drawing>
      </w:r>
    </w:p>
    <w:p w14:paraId="01801FC7" w14:textId="77777777" w:rsidR="00DC7010"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Slika 3.</w:t>
      </w:r>
      <w:r w:rsidRPr="008D77AC">
        <w:rPr>
          <w:rFonts w:ascii="Times New Roman" w:eastAsia="Times New Roman" w:hAnsi="Times New Roman" w:cs="Times New Roman"/>
          <w:color w:val="000000"/>
          <w:sz w:val="24"/>
          <w:szCs w:val="24"/>
        </w:rPr>
        <w:t xml:space="preserve"> Vizuelni prikaz tačnosti odgovora ispitanika kroz 9 trening i 4 test bloka u 10 eksperimentalnih situacija.</w:t>
      </w:r>
      <w:r w:rsidR="00F51E1A" w:rsidRPr="008D77AC">
        <w:rPr>
          <w:rFonts w:ascii="Times New Roman" w:eastAsia="Times New Roman" w:hAnsi="Times New Roman" w:cs="Times New Roman"/>
          <w:color w:val="000000"/>
          <w:sz w:val="24"/>
          <w:szCs w:val="24"/>
        </w:rPr>
        <w:t xml:space="preserve"> Podaci u delu „Test“ predstavljaju uprosečene proporcije tačnosti kategorizacije novih stimulusa i stimulusa već viđenih tokom treninga. </w:t>
      </w:r>
    </w:p>
    <w:p w14:paraId="2B4FC2B3" w14:textId="77777777" w:rsidR="00747B99" w:rsidRPr="00080159" w:rsidRDefault="00747B99">
      <w:pPr>
        <w:spacing w:line="360" w:lineRule="auto"/>
        <w:jc w:val="both"/>
        <w:rPr>
          <w:ins w:id="3" w:author="775" w:date="2019-11-08T22:21:00Z"/>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ab/>
      </w:r>
      <w:r w:rsidRPr="00080159">
        <w:rPr>
          <w:rFonts w:ascii="Times New Roman" w:eastAsia="Times New Roman" w:hAnsi="Times New Roman" w:cs="Times New Roman"/>
          <w:color w:val="FF0000"/>
          <w:sz w:val="24"/>
          <w:szCs w:val="24"/>
        </w:rPr>
        <w:t>Rezultati Tukejevog post-hoc testa gmler analize binomialnog tipa pokazuju da postoje situac</w:t>
      </w:r>
      <w:r w:rsidR="00F671BC" w:rsidRPr="00080159">
        <w:rPr>
          <w:rFonts w:ascii="Times New Roman" w:eastAsia="Times New Roman" w:hAnsi="Times New Roman" w:cs="Times New Roman"/>
          <w:color w:val="FF0000"/>
          <w:sz w:val="24"/>
          <w:szCs w:val="24"/>
        </w:rPr>
        <w:t xml:space="preserve">ije koje se zajedno klasteruju </w:t>
      </w:r>
      <w:r w:rsidR="00C264B7" w:rsidRPr="00080159">
        <w:rPr>
          <w:rFonts w:ascii="Times New Roman" w:eastAsia="Times New Roman" w:hAnsi="Times New Roman" w:cs="Times New Roman"/>
          <w:color w:val="FF0000"/>
          <w:sz w:val="24"/>
          <w:szCs w:val="24"/>
        </w:rPr>
        <w:t>(Tabela 3</w:t>
      </w:r>
      <w:r w:rsidRPr="00080159">
        <w:rPr>
          <w:rFonts w:ascii="Times New Roman" w:eastAsia="Times New Roman" w:hAnsi="Times New Roman" w:cs="Times New Roman"/>
          <w:color w:val="FF0000"/>
          <w:sz w:val="24"/>
          <w:szCs w:val="24"/>
        </w:rPr>
        <w:t>)</w:t>
      </w:r>
      <w:r w:rsidR="00F671BC" w:rsidRPr="00080159">
        <w:rPr>
          <w:rFonts w:ascii="Times New Roman" w:eastAsia="Times New Roman" w:hAnsi="Times New Roman" w:cs="Times New Roman"/>
          <w:color w:val="FF0000"/>
          <w:sz w:val="24"/>
          <w:szCs w:val="24"/>
        </w:rPr>
        <w:t xml:space="preserve">. Uvidom u prethodni grafikon (Slika 3) mogu se uočiti tri jasna klastera. Situacije koje se međsobno statistički značajno ne razlikuju su situacije 1,2 i 3, a koje predstavljaju situacije koje zahtevaju učenje kategorija objekata. Ove tri situacije se takođe pokazuju i kao najtačnije. Drugu grupu čine situacije 4,5 i 6, koje predstavljaju uspešnost u kategorizaciji pojedinačnih objekata, a ukupno se pokazuju kao manje tačne od prethodne grupe. Konačno, treću grupu čine situacije </w:t>
      </w:r>
      <w:r w:rsidR="00C264B7" w:rsidRPr="00080159">
        <w:rPr>
          <w:rFonts w:ascii="Times New Roman" w:eastAsia="Times New Roman" w:hAnsi="Times New Roman" w:cs="Times New Roman"/>
          <w:color w:val="FF0000"/>
          <w:sz w:val="24"/>
          <w:szCs w:val="24"/>
        </w:rPr>
        <w:t>7,8,9 i 10, koje predstavljaju kategorizaciju na osnovu arbitrarnih imena i kategorizaciju na osnovu samo slika.</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747B99" w:rsidRPr="00747B99" w14:paraId="571ECA7C" w14:textId="77777777" w:rsidTr="00747B99">
        <w:tc>
          <w:tcPr>
            <w:tcW w:w="957" w:type="dxa"/>
          </w:tcPr>
          <w:p w14:paraId="2DED29B7"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7" w:type="dxa"/>
          </w:tcPr>
          <w:p w14:paraId="7E662AE7"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1</w:t>
            </w:r>
          </w:p>
        </w:tc>
        <w:tc>
          <w:tcPr>
            <w:tcW w:w="957" w:type="dxa"/>
          </w:tcPr>
          <w:p w14:paraId="3088EB2C"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2</w:t>
            </w:r>
          </w:p>
        </w:tc>
        <w:tc>
          <w:tcPr>
            <w:tcW w:w="957" w:type="dxa"/>
          </w:tcPr>
          <w:p w14:paraId="0FB2D3F9"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3</w:t>
            </w:r>
          </w:p>
        </w:tc>
        <w:tc>
          <w:tcPr>
            <w:tcW w:w="958" w:type="dxa"/>
          </w:tcPr>
          <w:p w14:paraId="5A7ABAE4"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4</w:t>
            </w:r>
          </w:p>
        </w:tc>
        <w:tc>
          <w:tcPr>
            <w:tcW w:w="958" w:type="dxa"/>
          </w:tcPr>
          <w:p w14:paraId="3160A8F3"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5</w:t>
            </w:r>
          </w:p>
        </w:tc>
        <w:tc>
          <w:tcPr>
            <w:tcW w:w="958" w:type="dxa"/>
          </w:tcPr>
          <w:p w14:paraId="643E503C"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6</w:t>
            </w:r>
          </w:p>
        </w:tc>
        <w:tc>
          <w:tcPr>
            <w:tcW w:w="958" w:type="dxa"/>
          </w:tcPr>
          <w:p w14:paraId="45990575"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7</w:t>
            </w:r>
          </w:p>
        </w:tc>
        <w:tc>
          <w:tcPr>
            <w:tcW w:w="958" w:type="dxa"/>
          </w:tcPr>
          <w:p w14:paraId="1A73366B"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8</w:t>
            </w:r>
          </w:p>
        </w:tc>
        <w:tc>
          <w:tcPr>
            <w:tcW w:w="958" w:type="dxa"/>
          </w:tcPr>
          <w:p w14:paraId="50FB6356"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9</w:t>
            </w:r>
          </w:p>
        </w:tc>
      </w:tr>
      <w:tr w:rsidR="00747B99" w:rsidRPr="00747B99" w14:paraId="4979802C" w14:textId="77777777" w:rsidTr="00747B99">
        <w:tc>
          <w:tcPr>
            <w:tcW w:w="957" w:type="dxa"/>
          </w:tcPr>
          <w:p w14:paraId="534AD4A2"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2</w:t>
            </w:r>
          </w:p>
        </w:tc>
        <w:tc>
          <w:tcPr>
            <w:tcW w:w="957" w:type="dxa"/>
          </w:tcPr>
          <w:p w14:paraId="78CC1FAB"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1.000</w:t>
            </w:r>
          </w:p>
        </w:tc>
        <w:tc>
          <w:tcPr>
            <w:tcW w:w="957" w:type="dxa"/>
          </w:tcPr>
          <w:p w14:paraId="49E7D4A3"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7" w:type="dxa"/>
          </w:tcPr>
          <w:p w14:paraId="5DD5523F"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BC11D57"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1A8F865F"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0F22B658"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41B9FA8D"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16CDCFFD"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70B0CB70"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0205ABA1" w14:textId="77777777" w:rsidTr="00747B99">
        <w:tc>
          <w:tcPr>
            <w:tcW w:w="957" w:type="dxa"/>
          </w:tcPr>
          <w:p w14:paraId="5536F4D2"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3</w:t>
            </w:r>
          </w:p>
        </w:tc>
        <w:tc>
          <w:tcPr>
            <w:tcW w:w="957" w:type="dxa"/>
          </w:tcPr>
          <w:p w14:paraId="385AF827"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1.000</w:t>
            </w:r>
          </w:p>
        </w:tc>
        <w:tc>
          <w:tcPr>
            <w:tcW w:w="957" w:type="dxa"/>
          </w:tcPr>
          <w:p w14:paraId="14EEBE2C"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7" w:type="dxa"/>
          </w:tcPr>
          <w:p w14:paraId="260254D5"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427D47B8"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B353D9A"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24891C08"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3B0525A4"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4F81CA09"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4130A3B8"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02F24E4F" w14:textId="77777777" w:rsidTr="00747B99">
        <w:tc>
          <w:tcPr>
            <w:tcW w:w="957" w:type="dxa"/>
          </w:tcPr>
          <w:p w14:paraId="2E95F48A"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4</w:t>
            </w:r>
          </w:p>
        </w:tc>
        <w:tc>
          <w:tcPr>
            <w:tcW w:w="957" w:type="dxa"/>
          </w:tcPr>
          <w:p w14:paraId="49D31CB0" w14:textId="77777777" w:rsidR="00747B99" w:rsidRPr="004C3D6D" w:rsidRDefault="00747B99" w:rsidP="00747B99">
            <w:pPr>
              <w:pStyle w:val="HTMLPreformatted"/>
              <w:rPr>
                <w:rFonts w:ascii="Times New Roman" w:hAnsi="Times New Roman" w:cs="Times New Roman"/>
              </w:rPr>
            </w:pPr>
            <w:r w:rsidRPr="004C3D6D">
              <w:rPr>
                <w:rStyle w:val="HTMLCode"/>
                <w:rFonts w:ascii="Times New Roman" w:hAnsi="Times New Roman" w:cs="Times New Roman"/>
              </w:rPr>
              <w:t>0.089**</w:t>
            </w:r>
          </w:p>
        </w:tc>
        <w:tc>
          <w:tcPr>
            <w:tcW w:w="957" w:type="dxa"/>
          </w:tcPr>
          <w:p w14:paraId="43007284"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.041*</w:t>
            </w:r>
          </w:p>
        </w:tc>
        <w:tc>
          <w:tcPr>
            <w:tcW w:w="957" w:type="dxa"/>
          </w:tcPr>
          <w:p w14:paraId="0335FEFC"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.003**</w:t>
            </w:r>
          </w:p>
        </w:tc>
        <w:tc>
          <w:tcPr>
            <w:tcW w:w="958" w:type="dxa"/>
          </w:tcPr>
          <w:p w14:paraId="4983B288"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C64F2F5"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27C992E6"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7B1538A0"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782A3F5E"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07CDF30F"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6951A3D1" w14:textId="77777777" w:rsidTr="00747B99">
        <w:tc>
          <w:tcPr>
            <w:tcW w:w="957" w:type="dxa"/>
          </w:tcPr>
          <w:p w14:paraId="24B2E798"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5</w:t>
            </w:r>
          </w:p>
        </w:tc>
        <w:tc>
          <w:tcPr>
            <w:tcW w:w="957" w:type="dxa"/>
          </w:tcPr>
          <w:p w14:paraId="7E6B8337" w14:textId="77777777" w:rsidR="00747B99" w:rsidRPr="004C3D6D" w:rsidRDefault="00747B99" w:rsidP="004C3D6D">
            <w:pPr>
              <w:pStyle w:val="HTMLPreformatted"/>
              <w:rPr>
                <w:rFonts w:ascii="Times New Roman" w:hAnsi="Times New Roman" w:cs="Times New Roman"/>
              </w:rPr>
            </w:pPr>
            <w:r w:rsidRPr="004C3D6D">
              <w:rPr>
                <w:rStyle w:val="HTMLCode"/>
                <w:rFonts w:ascii="Times New Roman" w:hAnsi="Times New Roman" w:cs="Times New Roman"/>
              </w:rPr>
              <w:t>0.016**</w:t>
            </w:r>
          </w:p>
        </w:tc>
        <w:tc>
          <w:tcPr>
            <w:tcW w:w="957" w:type="dxa"/>
          </w:tcPr>
          <w:p w14:paraId="7D95D362"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.0065</w:t>
            </w:r>
          </w:p>
        </w:tc>
        <w:tc>
          <w:tcPr>
            <w:tcW w:w="957" w:type="dxa"/>
          </w:tcPr>
          <w:p w14:paraId="77DB40EC"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.006**</w:t>
            </w:r>
          </w:p>
        </w:tc>
        <w:tc>
          <w:tcPr>
            <w:tcW w:w="958" w:type="dxa"/>
          </w:tcPr>
          <w:p w14:paraId="31569459"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6185E27C"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684EAC2D"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2D30213A"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2A77709C"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4327CF89"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29BA3116" w14:textId="77777777" w:rsidTr="00747B99">
        <w:tc>
          <w:tcPr>
            <w:tcW w:w="957" w:type="dxa"/>
          </w:tcPr>
          <w:p w14:paraId="7C067C16"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6</w:t>
            </w:r>
          </w:p>
        </w:tc>
        <w:tc>
          <w:tcPr>
            <w:tcW w:w="957" w:type="dxa"/>
          </w:tcPr>
          <w:p w14:paraId="1FD35F2A" w14:textId="77777777" w:rsidR="00747B99" w:rsidRPr="004C3D6D" w:rsidRDefault="00747B99" w:rsidP="004C3D6D">
            <w:pPr>
              <w:pStyle w:val="HTMLPreformatted"/>
              <w:rPr>
                <w:rFonts w:ascii="Times New Roman" w:hAnsi="Times New Roman" w:cs="Times New Roman"/>
              </w:rPr>
            </w:pPr>
            <w:r w:rsidRPr="004C3D6D">
              <w:rPr>
                <w:rStyle w:val="HTMLCode"/>
                <w:rFonts w:ascii="Times New Roman" w:hAnsi="Times New Roman" w:cs="Times New Roman"/>
              </w:rPr>
              <w:t>0.089**</w:t>
            </w:r>
          </w:p>
        </w:tc>
        <w:tc>
          <w:tcPr>
            <w:tcW w:w="957" w:type="dxa"/>
          </w:tcPr>
          <w:p w14:paraId="0AF69BD0"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.041*</w:t>
            </w:r>
          </w:p>
        </w:tc>
        <w:tc>
          <w:tcPr>
            <w:tcW w:w="957" w:type="dxa"/>
          </w:tcPr>
          <w:p w14:paraId="31C42DF7"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.003**</w:t>
            </w:r>
          </w:p>
        </w:tc>
        <w:tc>
          <w:tcPr>
            <w:tcW w:w="958" w:type="dxa"/>
          </w:tcPr>
          <w:p w14:paraId="4E24276F"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5C09AAD5"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79EBA197"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FA3137E"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0E2FA982"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586A6CF"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199B1AEE" w14:textId="77777777" w:rsidTr="00747B99">
        <w:tc>
          <w:tcPr>
            <w:tcW w:w="957" w:type="dxa"/>
          </w:tcPr>
          <w:p w14:paraId="66F9E352"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7</w:t>
            </w:r>
          </w:p>
        </w:tc>
        <w:tc>
          <w:tcPr>
            <w:tcW w:w="957" w:type="dxa"/>
          </w:tcPr>
          <w:p w14:paraId="1B92A1D3"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.000**</w:t>
            </w:r>
          </w:p>
        </w:tc>
        <w:tc>
          <w:tcPr>
            <w:tcW w:w="957" w:type="dxa"/>
          </w:tcPr>
          <w:p w14:paraId="6356D7B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7" w:type="dxa"/>
          </w:tcPr>
          <w:p w14:paraId="159F87CA"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24291C36"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582C1690"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2E6A6F13"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443400CC"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1A0F643C"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B850845"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6331E2ED" w14:textId="77777777" w:rsidTr="00747B99">
        <w:tc>
          <w:tcPr>
            <w:tcW w:w="957" w:type="dxa"/>
          </w:tcPr>
          <w:p w14:paraId="6E64EA75"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8</w:t>
            </w:r>
          </w:p>
        </w:tc>
        <w:tc>
          <w:tcPr>
            <w:tcW w:w="957" w:type="dxa"/>
          </w:tcPr>
          <w:p w14:paraId="30838E14"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.000**</w:t>
            </w:r>
          </w:p>
        </w:tc>
        <w:tc>
          <w:tcPr>
            <w:tcW w:w="957" w:type="dxa"/>
          </w:tcPr>
          <w:p w14:paraId="41EE6D9B"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7" w:type="dxa"/>
          </w:tcPr>
          <w:p w14:paraId="72EFB310"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70B57242"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7BED3B25"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5702ED4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2656B4B6"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675F68C1"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c>
          <w:tcPr>
            <w:tcW w:w="958" w:type="dxa"/>
          </w:tcPr>
          <w:p w14:paraId="5242AE9F"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0E162809" w14:textId="77777777" w:rsidTr="00747B99">
        <w:tc>
          <w:tcPr>
            <w:tcW w:w="957" w:type="dxa"/>
          </w:tcPr>
          <w:p w14:paraId="0BDB7DC9"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lastRenderedPageBreak/>
              <w:t>9</w:t>
            </w:r>
          </w:p>
        </w:tc>
        <w:tc>
          <w:tcPr>
            <w:tcW w:w="957" w:type="dxa"/>
          </w:tcPr>
          <w:p w14:paraId="7E7539C5"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.000**</w:t>
            </w:r>
          </w:p>
        </w:tc>
        <w:tc>
          <w:tcPr>
            <w:tcW w:w="957" w:type="dxa"/>
          </w:tcPr>
          <w:p w14:paraId="72362BC8"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7" w:type="dxa"/>
          </w:tcPr>
          <w:p w14:paraId="233A832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16C7485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762FEAA7"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274A04D3"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5DA7EBB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0E0BB0BE" w14:textId="77777777" w:rsidR="00747B99" w:rsidRPr="00747B99" w:rsidRDefault="00F671BC">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1.000</w:t>
            </w:r>
          </w:p>
        </w:tc>
        <w:tc>
          <w:tcPr>
            <w:tcW w:w="958" w:type="dxa"/>
          </w:tcPr>
          <w:p w14:paraId="71881EE5" w14:textId="77777777" w:rsidR="00747B99" w:rsidRPr="00747B99" w:rsidRDefault="00747B99">
            <w:pPr>
              <w:spacing w:line="360" w:lineRule="auto"/>
              <w:jc w:val="both"/>
              <w:rPr>
                <w:rFonts w:ascii="Times New Roman" w:eastAsia="Times New Roman" w:hAnsi="Times New Roman" w:cs="Times New Roman"/>
                <w:color w:val="000000"/>
                <w:sz w:val="20"/>
                <w:szCs w:val="20"/>
              </w:rPr>
            </w:pPr>
          </w:p>
        </w:tc>
      </w:tr>
      <w:tr w:rsidR="00747B99" w:rsidRPr="00747B99" w14:paraId="0256B764" w14:textId="77777777" w:rsidTr="00747B99">
        <w:tc>
          <w:tcPr>
            <w:tcW w:w="957" w:type="dxa"/>
          </w:tcPr>
          <w:p w14:paraId="030AAA07" w14:textId="77777777" w:rsidR="00747B99" w:rsidRPr="00747B99" w:rsidRDefault="00747B99">
            <w:pPr>
              <w:spacing w:line="360" w:lineRule="auto"/>
              <w:jc w:val="both"/>
              <w:rPr>
                <w:rFonts w:ascii="Times New Roman" w:eastAsia="Times New Roman" w:hAnsi="Times New Roman" w:cs="Times New Roman"/>
                <w:color w:val="000000"/>
                <w:sz w:val="20"/>
                <w:szCs w:val="20"/>
              </w:rPr>
            </w:pPr>
            <w:r w:rsidRPr="00747B99">
              <w:rPr>
                <w:rFonts w:ascii="Times New Roman" w:eastAsia="Times New Roman" w:hAnsi="Times New Roman" w:cs="Times New Roman"/>
                <w:color w:val="000000"/>
                <w:sz w:val="20"/>
                <w:szCs w:val="20"/>
              </w:rPr>
              <w:t>10</w:t>
            </w:r>
          </w:p>
        </w:tc>
        <w:tc>
          <w:tcPr>
            <w:tcW w:w="957" w:type="dxa"/>
          </w:tcPr>
          <w:p w14:paraId="4B299054" w14:textId="77777777" w:rsidR="00747B99" w:rsidRPr="004C3D6D" w:rsidRDefault="00747B99">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.000**</w:t>
            </w:r>
          </w:p>
        </w:tc>
        <w:tc>
          <w:tcPr>
            <w:tcW w:w="957" w:type="dxa"/>
          </w:tcPr>
          <w:p w14:paraId="1492D2CB"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7" w:type="dxa"/>
          </w:tcPr>
          <w:p w14:paraId="5FAD6BEB"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w:t>
            </w:r>
          </w:p>
        </w:tc>
        <w:tc>
          <w:tcPr>
            <w:tcW w:w="958" w:type="dxa"/>
          </w:tcPr>
          <w:p w14:paraId="1B11FCBA"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.006**</w:t>
            </w:r>
          </w:p>
        </w:tc>
        <w:tc>
          <w:tcPr>
            <w:tcW w:w="958" w:type="dxa"/>
          </w:tcPr>
          <w:p w14:paraId="1C1923B2"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.006**</w:t>
            </w:r>
          </w:p>
        </w:tc>
        <w:tc>
          <w:tcPr>
            <w:tcW w:w="958" w:type="dxa"/>
          </w:tcPr>
          <w:p w14:paraId="0B7B1904"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.006**</w:t>
            </w:r>
          </w:p>
        </w:tc>
        <w:tc>
          <w:tcPr>
            <w:tcW w:w="958" w:type="dxa"/>
          </w:tcPr>
          <w:p w14:paraId="0C7B6E85"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1.000</w:t>
            </w:r>
          </w:p>
        </w:tc>
        <w:tc>
          <w:tcPr>
            <w:tcW w:w="958" w:type="dxa"/>
          </w:tcPr>
          <w:p w14:paraId="764BA367"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1.000</w:t>
            </w:r>
          </w:p>
        </w:tc>
        <w:tc>
          <w:tcPr>
            <w:tcW w:w="958" w:type="dxa"/>
          </w:tcPr>
          <w:p w14:paraId="4EC8A45F" w14:textId="77777777" w:rsidR="00747B99" w:rsidRPr="00747B99" w:rsidRDefault="004C3D6D">
            <w:pPr>
              <w:spacing w:line="360" w:lineRule="auto"/>
              <w:jc w:val="both"/>
              <w:rPr>
                <w:rFonts w:ascii="Times New Roman" w:eastAsia="Times New Roman" w:hAnsi="Times New Roman" w:cs="Times New Roman"/>
                <w:color w:val="000000"/>
                <w:sz w:val="20"/>
                <w:szCs w:val="20"/>
              </w:rPr>
            </w:pPr>
            <w:r w:rsidRPr="004C3D6D">
              <w:rPr>
                <w:rFonts w:ascii="Times New Roman" w:eastAsia="Times New Roman" w:hAnsi="Times New Roman" w:cs="Times New Roman"/>
                <w:color w:val="000000"/>
                <w:sz w:val="20"/>
                <w:szCs w:val="20"/>
              </w:rPr>
              <w:t>1.000</w:t>
            </w:r>
          </w:p>
        </w:tc>
      </w:tr>
    </w:tbl>
    <w:p w14:paraId="53C639DD" w14:textId="77777777" w:rsidR="00747B99" w:rsidRPr="00747B99" w:rsidDel="00080159" w:rsidRDefault="00747B99">
      <w:pPr>
        <w:spacing w:line="360" w:lineRule="auto"/>
        <w:jc w:val="both"/>
        <w:rPr>
          <w:del w:id="4" w:author="775" w:date="2019-11-08T23:28:00Z"/>
          <w:rFonts w:ascii="Times New Roman" w:eastAsia="Times New Roman" w:hAnsi="Times New Roman" w:cs="Times New Roman"/>
          <w:i/>
          <w:color w:val="000000"/>
          <w:sz w:val="20"/>
          <w:szCs w:val="20"/>
        </w:rPr>
      </w:pPr>
      <w:r w:rsidRPr="00747B99">
        <w:rPr>
          <w:rFonts w:ascii="Times New Roman" w:eastAsia="Times New Roman" w:hAnsi="Times New Roman" w:cs="Times New Roman"/>
          <w:i/>
          <w:color w:val="000000"/>
          <w:sz w:val="20"/>
          <w:szCs w:val="20"/>
        </w:rPr>
        <w:t>*p&lt;.05 , **p&lt;.01</w:t>
      </w:r>
    </w:p>
    <w:p w14:paraId="76A6B883" w14:textId="77777777" w:rsidR="00747B99" w:rsidRPr="00080159" w:rsidRDefault="00C264B7">
      <w:pPr>
        <w:spacing w:line="360" w:lineRule="auto"/>
        <w:jc w:val="both"/>
        <w:rPr>
          <w:rFonts w:ascii="Times New Roman" w:eastAsia="Times New Roman" w:hAnsi="Times New Roman" w:cs="Times New Roman"/>
          <w:color w:val="FF0000"/>
          <w:sz w:val="24"/>
          <w:szCs w:val="24"/>
        </w:rPr>
      </w:pPr>
      <w:r w:rsidRPr="00080159">
        <w:rPr>
          <w:rFonts w:ascii="Times New Roman" w:eastAsia="Times New Roman" w:hAnsi="Times New Roman" w:cs="Times New Roman"/>
          <w:color w:val="FF0000"/>
          <w:sz w:val="24"/>
          <w:szCs w:val="24"/>
        </w:rPr>
        <w:t>Tabela 3</w:t>
      </w:r>
      <w:r w:rsidR="00747B99" w:rsidRPr="00080159">
        <w:rPr>
          <w:rFonts w:ascii="Times New Roman" w:eastAsia="Times New Roman" w:hAnsi="Times New Roman" w:cs="Times New Roman"/>
          <w:color w:val="FF0000"/>
          <w:sz w:val="24"/>
          <w:szCs w:val="24"/>
        </w:rPr>
        <w:t xml:space="preserve">. Rezultati Tukejevog testa za ponovljena merenja. Vrednosti u tabeli predstavljaju p-vrednosti </w:t>
      </w:r>
      <w:r w:rsidR="00F671BC" w:rsidRPr="00080159">
        <w:rPr>
          <w:rFonts w:ascii="Times New Roman" w:eastAsia="Times New Roman" w:hAnsi="Times New Roman" w:cs="Times New Roman"/>
          <w:color w:val="FF0000"/>
          <w:sz w:val="24"/>
          <w:szCs w:val="24"/>
        </w:rPr>
        <w:t>koje opisuju značajnost razlike između eksperimentalnih situacija.</w:t>
      </w:r>
    </w:p>
    <w:p w14:paraId="750179A4" w14:textId="77777777" w:rsidR="00747B99" w:rsidRPr="00747B99" w:rsidRDefault="000C7E02" w:rsidP="00747B99">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S obzirom na smanjenu moć testa usled smanjenja broja ispitanika i velike raspršenosti u podacima, Koenovo d kao mera veličine efekta ne prelazi vrednost od d=.672. Zbog toga što su veličine efekta manje od očekivanih, granične p-vrednosti bi trebalo uzimati u obzir sa posebnim oprezom.  </w:t>
      </w:r>
    </w:p>
    <w:p w14:paraId="54A472C0" w14:textId="77777777" w:rsidR="00BC0D0E" w:rsidRPr="008D77AC" w:rsidRDefault="006F1C85">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 xml:space="preserve">Rezultati analize varijanse na treningu </w:t>
      </w:r>
    </w:p>
    <w:p w14:paraId="43D3186D" w14:textId="77777777" w:rsidR="00BC0D0E" w:rsidRPr="008D77AC" w:rsidRDefault="006F1C85">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U narednom delu biće obrađeni podaci kojim se proverava ispravnost hipoteza</w:t>
      </w:r>
      <w:r w:rsidR="00C264B7">
        <w:rPr>
          <w:rFonts w:ascii="Times New Roman" w:eastAsia="Times New Roman" w:hAnsi="Times New Roman" w:cs="Times New Roman"/>
          <w:sz w:val="24"/>
          <w:szCs w:val="24"/>
        </w:rPr>
        <w:t xml:space="preserve"> Studije 1</w:t>
      </w:r>
      <w:r w:rsidRPr="008D77AC">
        <w:rPr>
          <w:rFonts w:ascii="Times New Roman" w:eastAsia="Times New Roman" w:hAnsi="Times New Roman" w:cs="Times New Roman"/>
          <w:sz w:val="24"/>
          <w:szCs w:val="24"/>
        </w:rPr>
        <w:t xml:space="preserve">, tako da će sve dalje </w:t>
      </w:r>
      <w:r w:rsidR="005B11A5" w:rsidRPr="008D77AC">
        <w:rPr>
          <w:rFonts w:ascii="Times New Roman" w:eastAsia="Times New Roman" w:hAnsi="Times New Roman" w:cs="Times New Roman"/>
          <w:sz w:val="24"/>
          <w:szCs w:val="24"/>
        </w:rPr>
        <w:t xml:space="preserve">analize biti vršene na </w:t>
      </w:r>
      <w:r w:rsidRPr="008D77AC">
        <w:rPr>
          <w:rFonts w:ascii="Times New Roman" w:eastAsia="Times New Roman" w:hAnsi="Times New Roman" w:cs="Times New Roman"/>
          <w:sz w:val="24"/>
          <w:szCs w:val="24"/>
        </w:rPr>
        <w:t xml:space="preserve">situacijama 1,3,4 i 6. Uvidom u rezultate dvofaktorske analize varijanse za </w:t>
      </w:r>
      <w:r w:rsidR="00D800B5" w:rsidRPr="008D77AC">
        <w:rPr>
          <w:rFonts w:ascii="Times New Roman" w:eastAsia="Times New Roman" w:hAnsi="Times New Roman" w:cs="Times New Roman"/>
          <w:sz w:val="24"/>
          <w:szCs w:val="24"/>
        </w:rPr>
        <w:t>ne</w:t>
      </w:r>
      <w:r w:rsidRPr="008D77AC">
        <w:rPr>
          <w:rFonts w:ascii="Times New Roman" w:eastAsia="Times New Roman" w:hAnsi="Times New Roman" w:cs="Times New Roman"/>
          <w:sz w:val="24"/>
          <w:szCs w:val="24"/>
        </w:rPr>
        <w:t xml:space="preserve">ponovljena merenja na podacima prikupljenim tokom </w:t>
      </w:r>
      <w:r w:rsidR="00D800B5" w:rsidRPr="008D77AC">
        <w:rPr>
          <w:rFonts w:ascii="Times New Roman" w:eastAsia="Times New Roman" w:hAnsi="Times New Roman" w:cs="Times New Roman"/>
          <w:sz w:val="24"/>
          <w:szCs w:val="24"/>
        </w:rPr>
        <w:t>treninga</w:t>
      </w:r>
      <w:r w:rsidRPr="008D77AC">
        <w:rPr>
          <w:rFonts w:ascii="Times New Roman" w:eastAsia="Times New Roman" w:hAnsi="Times New Roman" w:cs="Times New Roman"/>
          <w:sz w:val="24"/>
          <w:szCs w:val="24"/>
        </w:rPr>
        <w:t xml:space="preserve"> primećuje se da postoji isti obrazac koji je pokazala generalna analiza. Glavni efekat naziva stimulusa je značajan, dok glavni efekat simbolizma i interakcija nisu značajni. Rezlultati analize nalaze se u Tabeli 3, dok se grafikon rezultata nala</w:t>
      </w:r>
      <w:r w:rsidR="00D800B5" w:rsidRPr="008D77AC">
        <w:rPr>
          <w:rFonts w:ascii="Times New Roman" w:eastAsia="Times New Roman" w:hAnsi="Times New Roman" w:cs="Times New Roman"/>
          <w:sz w:val="24"/>
          <w:szCs w:val="24"/>
        </w:rPr>
        <w:t>zi na Slici 4. Uvidom u grafikon</w:t>
      </w:r>
      <w:r w:rsidRPr="008D77AC">
        <w:rPr>
          <w:rFonts w:ascii="Times New Roman" w:eastAsia="Times New Roman" w:hAnsi="Times New Roman" w:cs="Times New Roman"/>
          <w:sz w:val="24"/>
          <w:szCs w:val="24"/>
        </w:rPr>
        <w:t xml:space="preserve"> možemo primetiti da se značajno tačnije kategorizuju nazivi kategorija od naziva pojedinačnih stimulusa, što je nalaz u skladu sa rezultatima prethodnih istraživanja. </w:t>
      </w:r>
    </w:p>
    <w:p w14:paraId="145CDDEC" w14:textId="77777777" w:rsidR="005B11A5" w:rsidRPr="008D77AC" w:rsidRDefault="005B11A5">
      <w:pPr>
        <w:spacing w:line="360" w:lineRule="auto"/>
        <w:ind w:firstLine="720"/>
        <w:jc w:val="both"/>
        <w:rPr>
          <w:rFonts w:ascii="Times New Roman" w:eastAsia="Times New Roman" w:hAnsi="Times New Roman" w:cs="Times New Roman"/>
          <w:sz w:val="24"/>
          <w:szCs w:val="24"/>
        </w:rPr>
      </w:pPr>
    </w:p>
    <w:p w14:paraId="49BA75C9" w14:textId="77777777" w:rsidR="00BC0D0E" w:rsidRPr="008D77AC" w:rsidRDefault="006F1C85">
      <w:pPr>
        <w:spacing w:line="360" w:lineRule="auto"/>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Tabela </w:t>
      </w:r>
      <w:ins w:id="5" w:author="775" w:date="2019-11-08T22:50:00Z">
        <w:r w:rsidR="00C264B7">
          <w:rPr>
            <w:rFonts w:ascii="Times New Roman" w:eastAsia="Times New Roman" w:hAnsi="Times New Roman" w:cs="Times New Roman"/>
            <w:sz w:val="24"/>
            <w:szCs w:val="24"/>
          </w:rPr>
          <w:t>4</w:t>
        </w:r>
      </w:ins>
    </w:p>
    <w:p w14:paraId="11456BB3" w14:textId="77777777" w:rsidR="00BC0D0E" w:rsidRPr="008D77AC" w:rsidRDefault="006F1C85">
      <w:pPr>
        <w:spacing w:line="360" w:lineRule="auto"/>
        <w:rPr>
          <w:rFonts w:ascii="Times New Roman" w:eastAsia="Times New Roman" w:hAnsi="Times New Roman" w:cs="Times New Roman"/>
          <w:i/>
        </w:rPr>
      </w:pPr>
      <w:r w:rsidRPr="008D77AC">
        <w:rPr>
          <w:rFonts w:ascii="Times New Roman" w:eastAsia="Times New Roman" w:hAnsi="Times New Roman" w:cs="Times New Roman"/>
          <w:i/>
        </w:rPr>
        <w:t>Rezultati analize varijanse na trening podacima</w:t>
      </w:r>
    </w:p>
    <w:p w14:paraId="2F41770A" w14:textId="77777777" w:rsidR="00BC0D0E" w:rsidRPr="008D77AC" w:rsidRDefault="00BC0D0E">
      <w:pPr>
        <w:spacing w:after="0" w:line="240" w:lineRule="auto"/>
        <w:rPr>
          <w:rFonts w:ascii="Times New Roman" w:eastAsia="Times New Roman" w:hAnsi="Times New Roman" w:cs="Times New Roman"/>
          <w:sz w:val="24"/>
          <w:szCs w:val="24"/>
        </w:rPr>
      </w:pPr>
    </w:p>
    <w:tbl>
      <w:tblPr>
        <w:tblStyle w:val="a9"/>
        <w:tblW w:w="8403"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3"/>
        <w:gridCol w:w="1555"/>
        <w:gridCol w:w="1084"/>
        <w:gridCol w:w="1149"/>
        <w:gridCol w:w="1068"/>
        <w:gridCol w:w="1554"/>
      </w:tblGrid>
      <w:tr w:rsidR="00BC0D0E" w:rsidRPr="008D77AC" w14:paraId="7515375C" w14:textId="77777777">
        <w:tc>
          <w:tcPr>
            <w:tcW w:w="1993" w:type="dxa"/>
            <w:tcBorders>
              <w:top w:val="single" w:sz="4" w:space="0" w:color="000000"/>
              <w:bottom w:val="single" w:sz="4" w:space="0" w:color="000000"/>
            </w:tcBorders>
            <w:shd w:val="clear" w:color="auto" w:fill="FFFFFF"/>
            <w:vAlign w:val="bottom"/>
          </w:tcPr>
          <w:p w14:paraId="7D807945" w14:textId="77777777" w:rsidR="00BC0D0E" w:rsidRPr="008D77AC" w:rsidRDefault="00BC0D0E">
            <w:pPr>
              <w:ind w:left="60" w:right="60"/>
              <w:rPr>
                <w:rFonts w:ascii="Times New Roman" w:eastAsia="Times New Roman" w:hAnsi="Times New Roman" w:cs="Times New Roman"/>
                <w:color w:val="000000"/>
                <w:sz w:val="20"/>
                <w:szCs w:val="20"/>
              </w:rPr>
            </w:pPr>
          </w:p>
        </w:tc>
        <w:tc>
          <w:tcPr>
            <w:tcW w:w="1555" w:type="dxa"/>
            <w:tcBorders>
              <w:top w:val="single" w:sz="4" w:space="0" w:color="000000"/>
              <w:bottom w:val="single" w:sz="4" w:space="0" w:color="000000"/>
            </w:tcBorders>
            <w:shd w:val="clear" w:color="auto" w:fill="FFFFFF"/>
            <w:vAlign w:val="bottom"/>
          </w:tcPr>
          <w:p w14:paraId="44B94693"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Sume kvadrata</w:t>
            </w:r>
          </w:p>
        </w:tc>
        <w:tc>
          <w:tcPr>
            <w:tcW w:w="1084" w:type="dxa"/>
            <w:tcBorders>
              <w:top w:val="single" w:sz="4" w:space="0" w:color="000000"/>
              <w:bottom w:val="single" w:sz="4" w:space="0" w:color="000000"/>
            </w:tcBorders>
            <w:shd w:val="clear" w:color="auto" w:fill="FFFFFF"/>
            <w:vAlign w:val="bottom"/>
          </w:tcPr>
          <w:p w14:paraId="12D54EA5"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df</w:t>
            </w:r>
          </w:p>
        </w:tc>
        <w:tc>
          <w:tcPr>
            <w:tcW w:w="1149" w:type="dxa"/>
            <w:tcBorders>
              <w:top w:val="single" w:sz="4" w:space="0" w:color="000000"/>
              <w:bottom w:val="single" w:sz="4" w:space="0" w:color="000000"/>
            </w:tcBorders>
            <w:shd w:val="clear" w:color="auto" w:fill="FFFFFF"/>
            <w:vAlign w:val="bottom"/>
          </w:tcPr>
          <w:p w14:paraId="1C36D03B"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F statistik</w:t>
            </w:r>
          </w:p>
        </w:tc>
        <w:tc>
          <w:tcPr>
            <w:tcW w:w="1068" w:type="dxa"/>
            <w:tcBorders>
              <w:top w:val="single" w:sz="4" w:space="0" w:color="000000"/>
              <w:bottom w:val="single" w:sz="4" w:space="0" w:color="000000"/>
            </w:tcBorders>
            <w:shd w:val="clear" w:color="auto" w:fill="FFFFFF"/>
            <w:vAlign w:val="bottom"/>
          </w:tcPr>
          <w:p w14:paraId="7DDF3B6D"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P vrednost</w:t>
            </w:r>
          </w:p>
        </w:tc>
        <w:tc>
          <w:tcPr>
            <w:tcW w:w="1554" w:type="dxa"/>
            <w:tcBorders>
              <w:top w:val="single" w:sz="4" w:space="0" w:color="000000"/>
              <w:bottom w:val="single" w:sz="4" w:space="0" w:color="000000"/>
            </w:tcBorders>
            <w:shd w:val="clear" w:color="auto" w:fill="FFFFFF"/>
            <w:vAlign w:val="bottom"/>
          </w:tcPr>
          <w:p w14:paraId="77F7B630"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Eta kvadrat</w:t>
            </w:r>
          </w:p>
        </w:tc>
      </w:tr>
      <w:tr w:rsidR="00BC0D0E" w:rsidRPr="008D77AC" w14:paraId="61E779D5" w14:textId="77777777">
        <w:tc>
          <w:tcPr>
            <w:tcW w:w="1993" w:type="dxa"/>
            <w:tcBorders>
              <w:top w:val="single" w:sz="4" w:space="0" w:color="000000"/>
            </w:tcBorders>
            <w:shd w:val="clear" w:color="auto" w:fill="FFFFFF"/>
          </w:tcPr>
          <w:p w14:paraId="49F9C23A" w14:textId="77777777" w:rsidR="00BC0D0E" w:rsidRPr="008D77AC" w:rsidRDefault="006F1C85">
            <w:pPr>
              <w:ind w:left="60" w:right="60"/>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Simboličnost</w:t>
            </w:r>
          </w:p>
        </w:tc>
        <w:tc>
          <w:tcPr>
            <w:tcW w:w="1555" w:type="dxa"/>
            <w:tcBorders>
              <w:top w:val="single" w:sz="4" w:space="0" w:color="000000"/>
            </w:tcBorders>
            <w:shd w:val="clear" w:color="auto" w:fill="FFFFFF"/>
            <w:vAlign w:val="center"/>
          </w:tcPr>
          <w:p w14:paraId="0D9D0403"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.005</w:t>
            </w:r>
          </w:p>
        </w:tc>
        <w:tc>
          <w:tcPr>
            <w:tcW w:w="1084" w:type="dxa"/>
            <w:tcBorders>
              <w:top w:val="single" w:sz="4" w:space="0" w:color="000000"/>
            </w:tcBorders>
            <w:shd w:val="clear" w:color="auto" w:fill="FFFFFF"/>
            <w:vAlign w:val="center"/>
          </w:tcPr>
          <w:p w14:paraId="5BAFB1DE"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tcBorders>
              <w:top w:val="single" w:sz="4" w:space="0" w:color="000000"/>
            </w:tcBorders>
            <w:shd w:val="clear" w:color="auto" w:fill="FFFFFF"/>
            <w:vAlign w:val="center"/>
          </w:tcPr>
          <w:p w14:paraId="7E477620"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.165</w:t>
            </w:r>
          </w:p>
        </w:tc>
        <w:tc>
          <w:tcPr>
            <w:tcW w:w="1068" w:type="dxa"/>
            <w:tcBorders>
              <w:top w:val="single" w:sz="4" w:space="0" w:color="000000"/>
            </w:tcBorders>
            <w:shd w:val="clear" w:color="auto" w:fill="FFFFFF"/>
            <w:vAlign w:val="center"/>
          </w:tcPr>
          <w:p w14:paraId="168B99B8"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.685</w:t>
            </w:r>
          </w:p>
        </w:tc>
        <w:tc>
          <w:tcPr>
            <w:tcW w:w="1554" w:type="dxa"/>
            <w:tcBorders>
              <w:top w:val="single" w:sz="4" w:space="0" w:color="000000"/>
            </w:tcBorders>
            <w:shd w:val="clear" w:color="auto" w:fill="FFFFFF"/>
            <w:vAlign w:val="center"/>
          </w:tcPr>
          <w:p w14:paraId="0494F77F"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.001</w:t>
            </w:r>
          </w:p>
        </w:tc>
      </w:tr>
      <w:tr w:rsidR="00BC0D0E" w:rsidRPr="008D77AC" w14:paraId="5EA966FA" w14:textId="77777777">
        <w:tc>
          <w:tcPr>
            <w:tcW w:w="1993" w:type="dxa"/>
            <w:shd w:val="clear" w:color="auto" w:fill="FFFFFF"/>
          </w:tcPr>
          <w:p w14:paraId="0839D126" w14:textId="77777777" w:rsidR="00BC0D0E" w:rsidRPr="008D77AC" w:rsidRDefault="006F1C85">
            <w:pPr>
              <w:ind w:left="60" w:right="60"/>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Naziv stimulusa</w:t>
            </w:r>
          </w:p>
        </w:tc>
        <w:tc>
          <w:tcPr>
            <w:tcW w:w="1555" w:type="dxa"/>
            <w:shd w:val="clear" w:color="auto" w:fill="FFFFFF"/>
            <w:vAlign w:val="center"/>
          </w:tcPr>
          <w:p w14:paraId="2D196071"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.378</w:t>
            </w:r>
          </w:p>
        </w:tc>
        <w:tc>
          <w:tcPr>
            <w:tcW w:w="1084" w:type="dxa"/>
            <w:shd w:val="clear" w:color="auto" w:fill="FFFFFF"/>
            <w:vAlign w:val="center"/>
          </w:tcPr>
          <w:p w14:paraId="4195AD63"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shd w:val="clear" w:color="auto" w:fill="FFFFFF"/>
            <w:vAlign w:val="center"/>
          </w:tcPr>
          <w:p w14:paraId="26297CBE"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12.986</w:t>
            </w:r>
          </w:p>
        </w:tc>
        <w:tc>
          <w:tcPr>
            <w:tcW w:w="1068" w:type="dxa"/>
            <w:shd w:val="clear" w:color="auto" w:fill="FFFFFF"/>
            <w:vAlign w:val="center"/>
          </w:tcPr>
          <w:p w14:paraId="20A34D55"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 xml:space="preserve">    .000**</w:t>
            </w:r>
          </w:p>
        </w:tc>
        <w:tc>
          <w:tcPr>
            <w:tcW w:w="1554" w:type="dxa"/>
            <w:shd w:val="clear" w:color="auto" w:fill="FFFFFF"/>
            <w:vAlign w:val="center"/>
          </w:tcPr>
          <w:p w14:paraId="33DA7438"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.084</w:t>
            </w:r>
          </w:p>
        </w:tc>
      </w:tr>
      <w:tr w:rsidR="00BC0D0E" w:rsidRPr="008D77AC" w14:paraId="33D6411A" w14:textId="77777777">
        <w:tc>
          <w:tcPr>
            <w:tcW w:w="1993" w:type="dxa"/>
            <w:tcBorders>
              <w:bottom w:val="single" w:sz="4" w:space="0" w:color="000000"/>
            </w:tcBorders>
            <w:shd w:val="clear" w:color="auto" w:fill="FFFFFF"/>
          </w:tcPr>
          <w:p w14:paraId="23E06E79" w14:textId="77777777" w:rsidR="00BC0D0E" w:rsidRPr="008D77AC" w:rsidRDefault="006F1C85">
            <w:pPr>
              <w:ind w:left="60" w:right="60"/>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Interakcija</w:t>
            </w:r>
          </w:p>
        </w:tc>
        <w:tc>
          <w:tcPr>
            <w:tcW w:w="1555" w:type="dxa"/>
            <w:tcBorders>
              <w:bottom w:val="single" w:sz="4" w:space="0" w:color="000000"/>
            </w:tcBorders>
            <w:shd w:val="clear" w:color="auto" w:fill="FFFFFF"/>
            <w:vAlign w:val="center"/>
          </w:tcPr>
          <w:p w14:paraId="73FACFC7"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.003</w:t>
            </w:r>
          </w:p>
        </w:tc>
        <w:tc>
          <w:tcPr>
            <w:tcW w:w="1084" w:type="dxa"/>
            <w:tcBorders>
              <w:bottom w:val="single" w:sz="4" w:space="0" w:color="000000"/>
            </w:tcBorders>
            <w:shd w:val="clear" w:color="auto" w:fill="FFFFFF"/>
            <w:vAlign w:val="center"/>
          </w:tcPr>
          <w:p w14:paraId="7801EB7E"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tcBorders>
              <w:bottom w:val="single" w:sz="4" w:space="0" w:color="000000"/>
            </w:tcBorders>
            <w:shd w:val="clear" w:color="auto" w:fill="FFFFFF"/>
            <w:vAlign w:val="center"/>
          </w:tcPr>
          <w:p w14:paraId="7CB437AE"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.095</w:t>
            </w:r>
          </w:p>
        </w:tc>
        <w:tc>
          <w:tcPr>
            <w:tcW w:w="1068" w:type="dxa"/>
            <w:tcBorders>
              <w:bottom w:val="single" w:sz="4" w:space="0" w:color="000000"/>
            </w:tcBorders>
            <w:shd w:val="clear" w:color="auto" w:fill="FFFFFF"/>
            <w:vAlign w:val="center"/>
          </w:tcPr>
          <w:p w14:paraId="28C9189B"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.758</w:t>
            </w:r>
          </w:p>
        </w:tc>
        <w:tc>
          <w:tcPr>
            <w:tcW w:w="1554" w:type="dxa"/>
            <w:tcBorders>
              <w:bottom w:val="single" w:sz="4" w:space="0" w:color="000000"/>
            </w:tcBorders>
            <w:shd w:val="clear" w:color="auto" w:fill="FFFFFF"/>
            <w:vAlign w:val="center"/>
          </w:tcPr>
          <w:p w14:paraId="45C1B8AB" w14:textId="77777777" w:rsidR="00BC0D0E" w:rsidRPr="008D77AC" w:rsidRDefault="006F1C85">
            <w:pPr>
              <w:ind w:left="60" w:right="60"/>
              <w:jc w:val="center"/>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.001</w:t>
            </w:r>
          </w:p>
        </w:tc>
      </w:tr>
    </w:tbl>
    <w:p w14:paraId="3D8C5923" w14:textId="77777777" w:rsidR="00BC0D0E" w:rsidRPr="008D77AC" w:rsidRDefault="006F1C85">
      <w:pPr>
        <w:spacing w:line="360" w:lineRule="auto"/>
        <w:jc w:val="both"/>
        <w:rPr>
          <w:rFonts w:ascii="Times New Roman" w:eastAsia="Times New Roman" w:hAnsi="Times New Roman" w:cs="Times New Roman"/>
          <w:i/>
          <w:sz w:val="24"/>
          <w:szCs w:val="24"/>
        </w:rPr>
      </w:pPr>
      <w:r w:rsidRPr="008D77AC">
        <w:rPr>
          <w:rFonts w:ascii="Times New Roman" w:eastAsia="Times New Roman" w:hAnsi="Times New Roman" w:cs="Times New Roman"/>
          <w:i/>
          <w:sz w:val="24"/>
          <w:szCs w:val="24"/>
        </w:rPr>
        <w:t>*p&lt;.05, **p&lt;.01</w:t>
      </w:r>
    </w:p>
    <w:p w14:paraId="4C44739F" w14:textId="77777777" w:rsidR="00BC0D0E" w:rsidRPr="008D77AC" w:rsidRDefault="006F1C85">
      <w:pPr>
        <w:spacing w:line="360" w:lineRule="auto"/>
        <w:rPr>
          <w:rFonts w:ascii="Times New Roman" w:eastAsia="Times New Roman" w:hAnsi="Times New Roman" w:cs="Times New Roman"/>
          <w:i/>
        </w:rPr>
      </w:pPr>
      <w:r w:rsidRPr="00D86764">
        <w:rPr>
          <w:rFonts w:ascii="Times New Roman" w:eastAsia="Times New Roman" w:hAnsi="Times New Roman" w:cs="Times New Roman"/>
          <w:i/>
          <w:noProof/>
        </w:rPr>
        <w:lastRenderedPageBreak/>
        <w:drawing>
          <wp:inline distT="0" distB="0" distL="0" distR="0" wp14:anchorId="155D57FB" wp14:editId="3904F6E6">
            <wp:extent cx="3696237" cy="2910626"/>
            <wp:effectExtent l="1905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4758" t="30139" r="49851" b="19338"/>
                    <a:stretch>
                      <a:fillRect/>
                    </a:stretch>
                  </pic:blipFill>
                  <pic:spPr>
                    <a:xfrm>
                      <a:off x="0" y="0"/>
                      <a:ext cx="3694307" cy="2909106"/>
                    </a:xfrm>
                    <a:prstGeom prst="rect">
                      <a:avLst/>
                    </a:prstGeom>
                    <a:ln/>
                  </pic:spPr>
                </pic:pic>
              </a:graphicData>
            </a:graphic>
          </wp:inline>
        </w:drawing>
      </w:r>
    </w:p>
    <w:p w14:paraId="791487C7" w14:textId="77777777" w:rsidR="00DC7010" w:rsidRPr="008D77AC" w:rsidRDefault="006F1C85">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Slika 4.</w:t>
      </w:r>
      <w:r w:rsidRPr="008D77AC">
        <w:rPr>
          <w:rFonts w:ascii="Times New Roman" w:eastAsia="Times New Roman" w:hAnsi="Times New Roman" w:cs="Times New Roman"/>
          <w:color w:val="000000"/>
          <w:sz w:val="24"/>
          <w:szCs w:val="24"/>
        </w:rPr>
        <w:t xml:space="preserve"> Odnos simboličnosti i naziva stimulusa u odnosu na proporciju tačnosti odgovora na treningu. </w:t>
      </w:r>
    </w:p>
    <w:p w14:paraId="23A9E883" w14:textId="77777777" w:rsidR="00BC0D0E" w:rsidRPr="008D77AC" w:rsidRDefault="006F1C85" w:rsidP="006B4D61">
      <w:pPr>
        <w:spacing w:line="360" w:lineRule="auto"/>
        <w:jc w:val="both"/>
        <w:rPr>
          <w:rFonts w:ascii="Times New Roman" w:eastAsia="Times New Roman" w:hAnsi="Times New Roman" w:cs="Times New Roman"/>
          <w:b/>
          <w:sz w:val="24"/>
          <w:szCs w:val="24"/>
        </w:rPr>
      </w:pPr>
      <w:r w:rsidRPr="008D77AC">
        <w:rPr>
          <w:rFonts w:ascii="Times New Roman" w:eastAsia="Times New Roman" w:hAnsi="Times New Roman" w:cs="Times New Roman"/>
          <w:b/>
          <w:sz w:val="24"/>
          <w:szCs w:val="24"/>
        </w:rPr>
        <w:t>Rezultati analize varijanse na testu</w:t>
      </w:r>
    </w:p>
    <w:p w14:paraId="4849AFF3"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S obzirom da rezultati testa odstupaju od očekivanog trenda</w:t>
      </w:r>
      <w:r w:rsidR="00D800B5" w:rsidRPr="008D77AC">
        <w:rPr>
          <w:rFonts w:ascii="Times New Roman" w:eastAsia="Times New Roman" w:hAnsi="Times New Roman" w:cs="Times New Roman"/>
          <w:sz w:val="24"/>
          <w:szCs w:val="24"/>
        </w:rPr>
        <w:t xml:space="preserve"> učenja</w:t>
      </w:r>
      <w:r w:rsidRPr="008D77AC">
        <w:rPr>
          <w:rFonts w:ascii="Times New Roman" w:eastAsia="Times New Roman" w:hAnsi="Times New Roman" w:cs="Times New Roman"/>
          <w:sz w:val="24"/>
          <w:szCs w:val="24"/>
        </w:rPr>
        <w:t xml:space="preserve">, sve analize vršene na ovim podacima treba uzeti sa rezervom. Uvidom u analizu varijanse pokazuje se suprotan obrazac rezultata u odnosu na rezultate treninga. Značajan je samo glavni efekat simboličnosti, dok glavni efekat naziva stimulusa i interakcija faktora nisu značajni. Rezultati su prikazani u Tabeli </w:t>
      </w:r>
      <w:ins w:id="6" w:author="775" w:date="2019-11-08T22:51:00Z">
        <w:r w:rsidR="00C264B7">
          <w:rPr>
            <w:rFonts w:ascii="Times New Roman" w:eastAsia="Times New Roman" w:hAnsi="Times New Roman" w:cs="Times New Roman"/>
            <w:sz w:val="24"/>
            <w:szCs w:val="24"/>
          </w:rPr>
          <w:t>5</w:t>
        </w:r>
      </w:ins>
      <w:r w:rsidRPr="008D77AC">
        <w:rPr>
          <w:rFonts w:ascii="Times New Roman" w:eastAsia="Times New Roman" w:hAnsi="Times New Roman" w:cs="Times New Roman"/>
          <w:sz w:val="24"/>
          <w:szCs w:val="24"/>
        </w:rPr>
        <w:t>, dok se grafički prikaz rezultata nalazi na Slici 5. Uvidom u grafički prikaz primećujemo da se na testu simbolični stimulusi značajno tačnije kategorizuju u odnosu na sistematične stimuluse, kao i da je ukupna proporcija tačnosti</w:t>
      </w:r>
      <w:r w:rsidR="005B11A5" w:rsidRPr="008D77AC">
        <w:rPr>
          <w:rFonts w:ascii="Times New Roman" w:eastAsia="Times New Roman" w:hAnsi="Times New Roman" w:cs="Times New Roman"/>
          <w:sz w:val="24"/>
          <w:szCs w:val="24"/>
        </w:rPr>
        <w:t xml:space="preserve"> na testu</w:t>
      </w:r>
      <w:r w:rsidRPr="008D77AC">
        <w:rPr>
          <w:rFonts w:ascii="Times New Roman" w:eastAsia="Times New Roman" w:hAnsi="Times New Roman" w:cs="Times New Roman"/>
          <w:sz w:val="24"/>
          <w:szCs w:val="24"/>
        </w:rPr>
        <w:t xml:space="preserve"> lošija u odnosu na rezultate sa treninga. </w:t>
      </w:r>
    </w:p>
    <w:p w14:paraId="4DEFC642" w14:textId="77777777" w:rsidR="00BC0D0E" w:rsidRPr="008D77AC" w:rsidRDefault="006F1C85" w:rsidP="006B4D61">
      <w:pPr>
        <w:spacing w:line="360" w:lineRule="auto"/>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Tabela </w:t>
      </w:r>
      <w:ins w:id="7" w:author="775" w:date="2019-11-08T22:51:00Z">
        <w:r w:rsidR="00C264B7">
          <w:rPr>
            <w:rFonts w:ascii="Times New Roman" w:eastAsia="Times New Roman" w:hAnsi="Times New Roman" w:cs="Times New Roman"/>
            <w:sz w:val="24"/>
            <w:szCs w:val="24"/>
          </w:rPr>
          <w:t>5</w:t>
        </w:r>
      </w:ins>
    </w:p>
    <w:p w14:paraId="0295A8AC" w14:textId="77777777" w:rsidR="00BC0D0E" w:rsidRPr="008D77AC" w:rsidRDefault="006F1C85" w:rsidP="006B4D61">
      <w:pPr>
        <w:spacing w:line="360" w:lineRule="auto"/>
        <w:jc w:val="both"/>
        <w:rPr>
          <w:rFonts w:ascii="Times New Roman" w:eastAsia="Times New Roman" w:hAnsi="Times New Roman" w:cs="Times New Roman"/>
          <w:i/>
        </w:rPr>
      </w:pPr>
      <w:r w:rsidRPr="008D77AC">
        <w:rPr>
          <w:rFonts w:ascii="Times New Roman" w:eastAsia="Times New Roman" w:hAnsi="Times New Roman" w:cs="Times New Roman"/>
          <w:i/>
        </w:rPr>
        <w:t>Rezultati analize varijanse na test podacima</w:t>
      </w:r>
    </w:p>
    <w:p w14:paraId="42748808" w14:textId="77777777" w:rsidR="00BC0D0E" w:rsidRPr="008D77AC" w:rsidRDefault="00BC0D0E" w:rsidP="006B4D61">
      <w:pPr>
        <w:spacing w:after="0" w:line="240" w:lineRule="auto"/>
        <w:jc w:val="both"/>
        <w:rPr>
          <w:rFonts w:ascii="Times New Roman" w:eastAsia="Times New Roman" w:hAnsi="Times New Roman" w:cs="Times New Roman"/>
          <w:sz w:val="24"/>
          <w:szCs w:val="24"/>
        </w:rPr>
      </w:pPr>
    </w:p>
    <w:tbl>
      <w:tblPr>
        <w:tblStyle w:val="aa"/>
        <w:tblW w:w="8403"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3"/>
        <w:gridCol w:w="1555"/>
        <w:gridCol w:w="1084"/>
        <w:gridCol w:w="1149"/>
        <w:gridCol w:w="1068"/>
        <w:gridCol w:w="1554"/>
      </w:tblGrid>
      <w:tr w:rsidR="00BC0D0E" w:rsidRPr="008D77AC" w14:paraId="3531B3A3" w14:textId="77777777">
        <w:tc>
          <w:tcPr>
            <w:tcW w:w="1993" w:type="dxa"/>
            <w:tcBorders>
              <w:top w:val="single" w:sz="4" w:space="0" w:color="000000"/>
              <w:bottom w:val="single" w:sz="4" w:space="0" w:color="000000"/>
            </w:tcBorders>
            <w:shd w:val="clear" w:color="auto" w:fill="FFFFFF"/>
            <w:vAlign w:val="bottom"/>
          </w:tcPr>
          <w:p w14:paraId="0B936192" w14:textId="77777777" w:rsidR="00BC0D0E" w:rsidRPr="008D77AC" w:rsidRDefault="00BC0D0E" w:rsidP="006B4D61">
            <w:pPr>
              <w:ind w:left="60" w:right="60"/>
              <w:jc w:val="both"/>
              <w:rPr>
                <w:rFonts w:ascii="Times New Roman" w:eastAsia="Times New Roman" w:hAnsi="Times New Roman" w:cs="Times New Roman"/>
                <w:color w:val="000000"/>
                <w:sz w:val="20"/>
                <w:szCs w:val="20"/>
              </w:rPr>
            </w:pPr>
          </w:p>
        </w:tc>
        <w:tc>
          <w:tcPr>
            <w:tcW w:w="1555" w:type="dxa"/>
            <w:tcBorders>
              <w:top w:val="single" w:sz="4" w:space="0" w:color="000000"/>
              <w:bottom w:val="single" w:sz="4" w:space="0" w:color="000000"/>
            </w:tcBorders>
            <w:shd w:val="clear" w:color="auto" w:fill="FFFFFF"/>
            <w:vAlign w:val="bottom"/>
          </w:tcPr>
          <w:p w14:paraId="3012CD2C"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Sume kvadrata</w:t>
            </w:r>
          </w:p>
        </w:tc>
        <w:tc>
          <w:tcPr>
            <w:tcW w:w="1084" w:type="dxa"/>
            <w:tcBorders>
              <w:top w:val="single" w:sz="4" w:space="0" w:color="000000"/>
              <w:bottom w:val="single" w:sz="4" w:space="0" w:color="000000"/>
            </w:tcBorders>
            <w:shd w:val="clear" w:color="auto" w:fill="FFFFFF"/>
            <w:vAlign w:val="bottom"/>
          </w:tcPr>
          <w:p w14:paraId="5C55CE20"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df</w:t>
            </w:r>
          </w:p>
        </w:tc>
        <w:tc>
          <w:tcPr>
            <w:tcW w:w="1149" w:type="dxa"/>
            <w:tcBorders>
              <w:top w:val="single" w:sz="4" w:space="0" w:color="000000"/>
              <w:bottom w:val="single" w:sz="4" w:space="0" w:color="000000"/>
            </w:tcBorders>
            <w:shd w:val="clear" w:color="auto" w:fill="FFFFFF"/>
            <w:vAlign w:val="bottom"/>
          </w:tcPr>
          <w:p w14:paraId="62D183DB"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F statistik</w:t>
            </w:r>
          </w:p>
        </w:tc>
        <w:tc>
          <w:tcPr>
            <w:tcW w:w="1068" w:type="dxa"/>
            <w:tcBorders>
              <w:top w:val="single" w:sz="4" w:space="0" w:color="000000"/>
              <w:bottom w:val="single" w:sz="4" w:space="0" w:color="000000"/>
            </w:tcBorders>
            <w:shd w:val="clear" w:color="auto" w:fill="FFFFFF"/>
            <w:vAlign w:val="bottom"/>
          </w:tcPr>
          <w:p w14:paraId="1ABC476C"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P vrednost</w:t>
            </w:r>
          </w:p>
        </w:tc>
        <w:tc>
          <w:tcPr>
            <w:tcW w:w="1554" w:type="dxa"/>
            <w:tcBorders>
              <w:top w:val="single" w:sz="4" w:space="0" w:color="000000"/>
              <w:bottom w:val="single" w:sz="4" w:space="0" w:color="000000"/>
            </w:tcBorders>
            <w:shd w:val="clear" w:color="auto" w:fill="FFFFFF"/>
            <w:vAlign w:val="bottom"/>
          </w:tcPr>
          <w:p w14:paraId="440CAC10"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Eta kvadrat</w:t>
            </w:r>
          </w:p>
        </w:tc>
      </w:tr>
      <w:tr w:rsidR="00BC0D0E" w:rsidRPr="008D77AC" w14:paraId="462C2489" w14:textId="77777777">
        <w:tc>
          <w:tcPr>
            <w:tcW w:w="1993" w:type="dxa"/>
            <w:tcBorders>
              <w:top w:val="single" w:sz="4" w:space="0" w:color="000000"/>
            </w:tcBorders>
            <w:shd w:val="clear" w:color="auto" w:fill="FFFFFF"/>
          </w:tcPr>
          <w:p w14:paraId="4EC5352D"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Simboličnost</w:t>
            </w:r>
          </w:p>
        </w:tc>
        <w:tc>
          <w:tcPr>
            <w:tcW w:w="1555" w:type="dxa"/>
            <w:tcBorders>
              <w:top w:val="single" w:sz="4" w:space="0" w:color="000000"/>
            </w:tcBorders>
            <w:shd w:val="clear" w:color="auto" w:fill="FFFFFF"/>
            <w:vAlign w:val="center"/>
          </w:tcPr>
          <w:p w14:paraId="7E95EBB1"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.337</w:t>
            </w:r>
          </w:p>
        </w:tc>
        <w:tc>
          <w:tcPr>
            <w:tcW w:w="1084" w:type="dxa"/>
            <w:tcBorders>
              <w:top w:val="single" w:sz="4" w:space="0" w:color="000000"/>
            </w:tcBorders>
            <w:shd w:val="clear" w:color="auto" w:fill="FFFFFF"/>
            <w:vAlign w:val="center"/>
          </w:tcPr>
          <w:p w14:paraId="587FD82A"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tcBorders>
              <w:top w:val="single" w:sz="4" w:space="0" w:color="000000"/>
            </w:tcBorders>
            <w:shd w:val="clear" w:color="auto" w:fill="FFFFFF"/>
            <w:vAlign w:val="center"/>
          </w:tcPr>
          <w:p w14:paraId="3B94AEA1"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7.603</w:t>
            </w:r>
          </w:p>
        </w:tc>
        <w:tc>
          <w:tcPr>
            <w:tcW w:w="1068" w:type="dxa"/>
            <w:tcBorders>
              <w:top w:val="single" w:sz="4" w:space="0" w:color="000000"/>
            </w:tcBorders>
            <w:shd w:val="clear" w:color="auto" w:fill="FFFFFF"/>
            <w:vAlign w:val="center"/>
          </w:tcPr>
          <w:p w14:paraId="51FC3B7E"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 xml:space="preserve">    .007**</w:t>
            </w:r>
          </w:p>
        </w:tc>
        <w:tc>
          <w:tcPr>
            <w:tcW w:w="1554" w:type="dxa"/>
            <w:tcBorders>
              <w:top w:val="single" w:sz="4" w:space="0" w:color="000000"/>
            </w:tcBorders>
            <w:shd w:val="clear" w:color="auto" w:fill="FFFFFF"/>
            <w:vAlign w:val="center"/>
          </w:tcPr>
          <w:p w14:paraId="548324EB"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.782</w:t>
            </w:r>
          </w:p>
        </w:tc>
      </w:tr>
      <w:tr w:rsidR="00BC0D0E" w:rsidRPr="008D77AC" w14:paraId="5BCA20BB" w14:textId="77777777">
        <w:tc>
          <w:tcPr>
            <w:tcW w:w="1993" w:type="dxa"/>
            <w:shd w:val="clear" w:color="auto" w:fill="FFFFFF"/>
          </w:tcPr>
          <w:p w14:paraId="26827B74"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Naziv stimulusa</w:t>
            </w:r>
          </w:p>
        </w:tc>
        <w:tc>
          <w:tcPr>
            <w:tcW w:w="1555" w:type="dxa"/>
            <w:shd w:val="clear" w:color="auto" w:fill="FFFFFF"/>
            <w:vAlign w:val="center"/>
          </w:tcPr>
          <w:p w14:paraId="76C6E941"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.005</w:t>
            </w:r>
          </w:p>
        </w:tc>
        <w:tc>
          <w:tcPr>
            <w:tcW w:w="1084" w:type="dxa"/>
            <w:shd w:val="clear" w:color="auto" w:fill="FFFFFF"/>
            <w:vAlign w:val="center"/>
          </w:tcPr>
          <w:p w14:paraId="47EF53D4"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shd w:val="clear" w:color="auto" w:fill="FFFFFF"/>
            <w:vAlign w:val="center"/>
          </w:tcPr>
          <w:p w14:paraId="436FD78A"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.117</w:t>
            </w:r>
          </w:p>
        </w:tc>
        <w:tc>
          <w:tcPr>
            <w:tcW w:w="1068" w:type="dxa"/>
            <w:shd w:val="clear" w:color="auto" w:fill="FFFFFF"/>
            <w:vAlign w:val="center"/>
          </w:tcPr>
          <w:p w14:paraId="34AC95B6"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.733</w:t>
            </w:r>
          </w:p>
        </w:tc>
        <w:tc>
          <w:tcPr>
            <w:tcW w:w="1554" w:type="dxa"/>
            <w:shd w:val="clear" w:color="auto" w:fill="FFFFFF"/>
            <w:vAlign w:val="center"/>
          </w:tcPr>
          <w:p w14:paraId="5BF83305"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.001</w:t>
            </w:r>
          </w:p>
        </w:tc>
      </w:tr>
      <w:tr w:rsidR="00BC0D0E" w:rsidRPr="008D77AC" w14:paraId="55EA0ED9" w14:textId="77777777">
        <w:tc>
          <w:tcPr>
            <w:tcW w:w="1993" w:type="dxa"/>
            <w:tcBorders>
              <w:bottom w:val="single" w:sz="4" w:space="0" w:color="000000"/>
            </w:tcBorders>
            <w:shd w:val="clear" w:color="auto" w:fill="FFFFFF"/>
          </w:tcPr>
          <w:p w14:paraId="74567E92"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Interakcija</w:t>
            </w:r>
          </w:p>
        </w:tc>
        <w:tc>
          <w:tcPr>
            <w:tcW w:w="1555" w:type="dxa"/>
            <w:tcBorders>
              <w:bottom w:val="single" w:sz="4" w:space="0" w:color="000000"/>
            </w:tcBorders>
            <w:shd w:val="clear" w:color="auto" w:fill="FFFFFF"/>
            <w:vAlign w:val="center"/>
          </w:tcPr>
          <w:p w14:paraId="3542A2AC"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.006</w:t>
            </w:r>
          </w:p>
        </w:tc>
        <w:tc>
          <w:tcPr>
            <w:tcW w:w="1084" w:type="dxa"/>
            <w:tcBorders>
              <w:bottom w:val="single" w:sz="4" w:space="0" w:color="000000"/>
            </w:tcBorders>
            <w:shd w:val="clear" w:color="auto" w:fill="FFFFFF"/>
            <w:vAlign w:val="center"/>
          </w:tcPr>
          <w:p w14:paraId="58676F3C"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w:t>
            </w:r>
          </w:p>
        </w:tc>
        <w:tc>
          <w:tcPr>
            <w:tcW w:w="1149" w:type="dxa"/>
            <w:tcBorders>
              <w:bottom w:val="single" w:sz="4" w:space="0" w:color="000000"/>
            </w:tcBorders>
            <w:shd w:val="clear" w:color="auto" w:fill="FFFFFF"/>
            <w:vAlign w:val="center"/>
          </w:tcPr>
          <w:p w14:paraId="132326F8"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.128</w:t>
            </w:r>
          </w:p>
        </w:tc>
        <w:tc>
          <w:tcPr>
            <w:tcW w:w="1068" w:type="dxa"/>
            <w:tcBorders>
              <w:bottom w:val="single" w:sz="4" w:space="0" w:color="000000"/>
            </w:tcBorders>
            <w:shd w:val="clear" w:color="auto" w:fill="FFFFFF"/>
            <w:vAlign w:val="center"/>
          </w:tcPr>
          <w:p w14:paraId="469AA739"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.721</w:t>
            </w:r>
          </w:p>
        </w:tc>
        <w:tc>
          <w:tcPr>
            <w:tcW w:w="1554" w:type="dxa"/>
            <w:tcBorders>
              <w:bottom w:val="single" w:sz="4" w:space="0" w:color="000000"/>
            </w:tcBorders>
            <w:shd w:val="clear" w:color="auto" w:fill="FFFFFF"/>
            <w:vAlign w:val="center"/>
          </w:tcPr>
          <w:p w14:paraId="360E1936" w14:textId="77777777" w:rsidR="00BC0D0E" w:rsidRPr="008D77AC" w:rsidRDefault="006F1C85" w:rsidP="006B4D61">
            <w:pPr>
              <w:ind w:left="60" w:right="60"/>
              <w:jc w:val="both"/>
              <w:rPr>
                <w:rFonts w:ascii="Times New Roman" w:eastAsia="Times New Roman" w:hAnsi="Times New Roman" w:cs="Times New Roman"/>
                <w:color w:val="000000"/>
                <w:sz w:val="20"/>
                <w:szCs w:val="20"/>
              </w:rPr>
            </w:pPr>
            <w:r w:rsidRPr="008D77AC">
              <w:rPr>
                <w:rFonts w:ascii="Times New Roman" w:eastAsia="Times New Roman" w:hAnsi="Times New Roman" w:cs="Times New Roman"/>
                <w:color w:val="000000"/>
                <w:sz w:val="20"/>
                <w:szCs w:val="20"/>
              </w:rPr>
              <w:t>.001</w:t>
            </w:r>
          </w:p>
        </w:tc>
      </w:tr>
    </w:tbl>
    <w:p w14:paraId="0F4879B2" w14:textId="77777777" w:rsidR="00BC0D0E" w:rsidRPr="008D77AC" w:rsidRDefault="006F1C85" w:rsidP="006B4D61">
      <w:pPr>
        <w:spacing w:line="360" w:lineRule="auto"/>
        <w:jc w:val="both"/>
        <w:rPr>
          <w:rFonts w:ascii="Times New Roman" w:eastAsia="Times New Roman" w:hAnsi="Times New Roman" w:cs="Times New Roman"/>
          <w:i/>
          <w:sz w:val="24"/>
          <w:szCs w:val="24"/>
        </w:rPr>
      </w:pPr>
      <w:r w:rsidRPr="008D77AC">
        <w:rPr>
          <w:rFonts w:ascii="Times New Roman" w:eastAsia="Times New Roman" w:hAnsi="Times New Roman" w:cs="Times New Roman"/>
          <w:i/>
          <w:sz w:val="24"/>
          <w:szCs w:val="24"/>
        </w:rPr>
        <w:t>*p&lt;.05, **p&lt;.01</w:t>
      </w:r>
    </w:p>
    <w:p w14:paraId="6A71537D" w14:textId="77777777" w:rsidR="00BC0D0E" w:rsidRPr="008D77AC" w:rsidRDefault="006F1C85" w:rsidP="006B4D61">
      <w:pPr>
        <w:spacing w:line="360" w:lineRule="auto"/>
        <w:jc w:val="both"/>
        <w:rPr>
          <w:rFonts w:ascii="Times New Roman" w:eastAsia="Times New Roman" w:hAnsi="Times New Roman" w:cs="Times New Roman"/>
          <w:i/>
          <w:sz w:val="24"/>
          <w:szCs w:val="24"/>
        </w:rPr>
      </w:pPr>
      <w:r w:rsidRPr="008D77AC">
        <w:rPr>
          <w:rFonts w:ascii="Times New Roman" w:eastAsia="Times New Roman" w:hAnsi="Times New Roman" w:cs="Times New Roman"/>
          <w:i/>
          <w:noProof/>
          <w:sz w:val="24"/>
          <w:szCs w:val="24"/>
        </w:rPr>
        <w:lastRenderedPageBreak/>
        <w:drawing>
          <wp:inline distT="0" distB="0" distL="0" distR="0" wp14:anchorId="0E80B0AC" wp14:editId="7A066529">
            <wp:extent cx="3300959" cy="2635368"/>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5068" t="25086" r="49165" b="24039"/>
                    <a:stretch>
                      <a:fillRect/>
                    </a:stretch>
                  </pic:blipFill>
                  <pic:spPr>
                    <a:xfrm>
                      <a:off x="0" y="0"/>
                      <a:ext cx="3300959" cy="2635368"/>
                    </a:xfrm>
                    <a:prstGeom prst="rect">
                      <a:avLst/>
                    </a:prstGeom>
                    <a:ln/>
                  </pic:spPr>
                </pic:pic>
              </a:graphicData>
            </a:graphic>
          </wp:inline>
        </w:drawing>
      </w:r>
    </w:p>
    <w:p w14:paraId="189CDA99" w14:textId="77777777" w:rsidR="00BC0D0E" w:rsidRPr="008D77AC" w:rsidRDefault="006F1C85" w:rsidP="006B4D61">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i/>
          <w:color w:val="000000"/>
          <w:sz w:val="24"/>
          <w:szCs w:val="24"/>
        </w:rPr>
        <w:t>Slika 5.</w:t>
      </w:r>
      <w:r w:rsidRPr="008D77AC">
        <w:rPr>
          <w:rFonts w:ascii="Times New Roman" w:eastAsia="Times New Roman" w:hAnsi="Times New Roman" w:cs="Times New Roman"/>
          <w:color w:val="000000"/>
          <w:sz w:val="24"/>
          <w:szCs w:val="24"/>
        </w:rPr>
        <w:t xml:space="preserve"> Odnos simboličnosti i naziva stimulusa u odnosu na proporciju tačnosti odgovora na testu. </w:t>
      </w:r>
    </w:p>
    <w:p w14:paraId="547AE08B" w14:textId="77777777" w:rsidR="00650A98" w:rsidRPr="008D77AC" w:rsidRDefault="00650A98" w:rsidP="006B4D61">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color w:val="000000"/>
          <w:sz w:val="24"/>
          <w:szCs w:val="24"/>
        </w:rPr>
        <w:t>Na Slici 6 nalaze se izolovano prikazani trendovi učenja za situacije 1,3,4 i 6. Vizuelno</w:t>
      </w:r>
      <w:r w:rsidR="00894C84" w:rsidRPr="008D77AC">
        <w:rPr>
          <w:rFonts w:ascii="Times New Roman" w:eastAsia="Times New Roman" w:hAnsi="Times New Roman" w:cs="Times New Roman"/>
          <w:color w:val="000000"/>
          <w:sz w:val="24"/>
          <w:szCs w:val="24"/>
        </w:rPr>
        <w:t>m inspekcijom se pokazuje da tačnost u kategorizaciji na testu dosledno opada u sve četiri situacije, tako da se razlike među njima</w:t>
      </w:r>
      <w:r w:rsidR="005B11A5" w:rsidRPr="008D77AC">
        <w:rPr>
          <w:rFonts w:ascii="Times New Roman" w:eastAsia="Times New Roman" w:hAnsi="Times New Roman" w:cs="Times New Roman"/>
          <w:color w:val="000000"/>
          <w:sz w:val="24"/>
          <w:szCs w:val="24"/>
        </w:rPr>
        <w:t xml:space="preserve"> ne mogu</w:t>
      </w:r>
      <w:r w:rsidR="00894C84" w:rsidRPr="008D77AC">
        <w:rPr>
          <w:rFonts w:ascii="Times New Roman" w:eastAsia="Times New Roman" w:hAnsi="Times New Roman" w:cs="Times New Roman"/>
          <w:color w:val="000000"/>
          <w:sz w:val="24"/>
          <w:szCs w:val="24"/>
        </w:rPr>
        <w:t xml:space="preserve"> jasno uočiti, sem situacije 1 koja se pokazuje kao znača</w:t>
      </w:r>
      <w:r w:rsidR="005B11A5" w:rsidRPr="008D77AC">
        <w:rPr>
          <w:rFonts w:ascii="Times New Roman" w:eastAsia="Times New Roman" w:hAnsi="Times New Roman" w:cs="Times New Roman"/>
          <w:color w:val="000000"/>
          <w:sz w:val="24"/>
          <w:szCs w:val="24"/>
        </w:rPr>
        <w:t>jno tačnija</w:t>
      </w:r>
      <w:r w:rsidR="00894C84" w:rsidRPr="008D77AC">
        <w:rPr>
          <w:rFonts w:ascii="Times New Roman" w:eastAsia="Times New Roman" w:hAnsi="Times New Roman" w:cs="Times New Roman"/>
          <w:color w:val="000000"/>
          <w:sz w:val="24"/>
          <w:szCs w:val="24"/>
        </w:rPr>
        <w:t xml:space="preserve"> na testu od ostale tri situacije, što govore i rezultati analize varijanse. </w:t>
      </w:r>
      <w:r w:rsidRPr="008D77AC">
        <w:rPr>
          <w:rFonts w:ascii="Times New Roman" w:eastAsia="Times New Roman" w:hAnsi="Times New Roman" w:cs="Times New Roman"/>
          <w:color w:val="000000"/>
          <w:sz w:val="24"/>
          <w:szCs w:val="24"/>
        </w:rPr>
        <w:t xml:space="preserve"> </w:t>
      </w:r>
    </w:p>
    <w:p w14:paraId="090520D9" w14:textId="77777777" w:rsidR="00894C84" w:rsidRPr="00080159" w:rsidRDefault="00894C84" w:rsidP="006B4D61">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noProof/>
          <w:color w:val="000000"/>
          <w:sz w:val="24"/>
          <w:szCs w:val="24"/>
        </w:rPr>
        <w:drawing>
          <wp:inline distT="0" distB="0" distL="0" distR="0" wp14:anchorId="6263DC50" wp14:editId="2C07E42C">
            <wp:extent cx="6018631" cy="2839792"/>
            <wp:effectExtent l="19050" t="0" r="11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19397" t="26590" r="20903" b="23314"/>
                    <a:stretch>
                      <a:fillRect/>
                    </a:stretch>
                  </pic:blipFill>
                  <pic:spPr bwMode="auto">
                    <a:xfrm>
                      <a:off x="0" y="0"/>
                      <a:ext cx="6019479" cy="2840192"/>
                    </a:xfrm>
                    <a:prstGeom prst="rect">
                      <a:avLst/>
                    </a:prstGeom>
                    <a:noFill/>
                    <a:ln w="9525">
                      <a:noFill/>
                      <a:miter lim="800000"/>
                      <a:headEnd/>
                      <a:tailEnd/>
                    </a:ln>
                  </pic:spPr>
                </pic:pic>
              </a:graphicData>
            </a:graphic>
          </wp:inline>
        </w:drawing>
      </w:r>
    </w:p>
    <w:p w14:paraId="24C9CAF9" w14:textId="77777777" w:rsidR="00894C84" w:rsidRPr="00080159" w:rsidRDefault="00894C84" w:rsidP="006B4D61">
      <w:pPr>
        <w:spacing w:line="360" w:lineRule="auto"/>
        <w:jc w:val="both"/>
        <w:rPr>
          <w:rFonts w:ascii="Times New Roman" w:eastAsia="Times New Roman" w:hAnsi="Times New Roman" w:cs="Times New Roman"/>
          <w:color w:val="000000"/>
          <w:sz w:val="24"/>
          <w:szCs w:val="24"/>
        </w:rPr>
      </w:pPr>
      <w:r w:rsidRPr="00080159">
        <w:rPr>
          <w:rFonts w:ascii="Times New Roman" w:eastAsia="Times New Roman" w:hAnsi="Times New Roman" w:cs="Times New Roman"/>
          <w:i/>
          <w:color w:val="000000"/>
          <w:sz w:val="24"/>
          <w:szCs w:val="24"/>
        </w:rPr>
        <w:t>Slika 6.</w:t>
      </w:r>
      <w:r w:rsidRPr="00080159">
        <w:rPr>
          <w:rFonts w:ascii="Times New Roman" w:eastAsia="Times New Roman" w:hAnsi="Times New Roman" w:cs="Times New Roman"/>
          <w:color w:val="000000"/>
          <w:sz w:val="24"/>
          <w:szCs w:val="24"/>
        </w:rPr>
        <w:t xml:space="preserve"> Vizuelni prikaz trednova učenja situacija 1, 3A, 4 i 6A</w:t>
      </w:r>
      <w:r w:rsidR="005B11A5" w:rsidRPr="00080159">
        <w:rPr>
          <w:rFonts w:ascii="Times New Roman" w:eastAsia="Times New Roman" w:hAnsi="Times New Roman" w:cs="Times New Roman"/>
          <w:color w:val="000000"/>
          <w:sz w:val="24"/>
          <w:szCs w:val="24"/>
        </w:rPr>
        <w:t>.</w:t>
      </w:r>
      <w:r w:rsidRPr="00080159">
        <w:rPr>
          <w:rFonts w:ascii="Times New Roman" w:eastAsia="Times New Roman" w:hAnsi="Times New Roman" w:cs="Times New Roman"/>
          <w:color w:val="000000"/>
          <w:sz w:val="24"/>
          <w:szCs w:val="24"/>
        </w:rPr>
        <w:t xml:space="preserve">  </w:t>
      </w:r>
    </w:p>
    <w:p w14:paraId="6C7C7764" w14:textId="77777777" w:rsidR="00BC0D0E" w:rsidRPr="00080159" w:rsidRDefault="00BC0D0E" w:rsidP="006B4D61">
      <w:pPr>
        <w:spacing w:after="0" w:line="240" w:lineRule="auto"/>
        <w:jc w:val="both"/>
        <w:rPr>
          <w:rFonts w:ascii="Times New Roman" w:eastAsia="Times New Roman" w:hAnsi="Times New Roman" w:cs="Times New Roman"/>
          <w:sz w:val="24"/>
          <w:szCs w:val="24"/>
        </w:rPr>
      </w:pPr>
    </w:p>
    <w:p w14:paraId="7DFD155C" w14:textId="77777777" w:rsidR="00BC0D0E" w:rsidRPr="00080159" w:rsidRDefault="006F1C85" w:rsidP="006B4D61">
      <w:pPr>
        <w:spacing w:after="0" w:line="360" w:lineRule="auto"/>
        <w:jc w:val="center"/>
        <w:rPr>
          <w:rFonts w:ascii="Times New Roman" w:eastAsia="Times New Roman" w:hAnsi="Times New Roman" w:cs="Times New Roman"/>
          <w:sz w:val="28"/>
          <w:szCs w:val="28"/>
        </w:rPr>
      </w:pPr>
      <w:r w:rsidRPr="00080159">
        <w:rPr>
          <w:rFonts w:ascii="Times New Roman" w:eastAsia="Times New Roman" w:hAnsi="Times New Roman" w:cs="Times New Roman"/>
          <w:sz w:val="28"/>
          <w:szCs w:val="28"/>
        </w:rPr>
        <w:t>Diskusija</w:t>
      </w:r>
    </w:p>
    <w:p w14:paraId="7129691F" w14:textId="77777777" w:rsidR="00BC0D0E" w:rsidRPr="008D77AC" w:rsidRDefault="00C264B7" w:rsidP="006B4D61">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Stuiji 1</w:t>
      </w:r>
      <w:r w:rsidR="006F1C85" w:rsidRPr="008D77AC">
        <w:rPr>
          <w:rFonts w:ascii="Times New Roman" w:eastAsia="Times New Roman" w:hAnsi="Times New Roman" w:cs="Times New Roman"/>
          <w:sz w:val="24"/>
          <w:szCs w:val="24"/>
        </w:rPr>
        <w:t xml:space="preserve"> pristupljeno je sa pokušajem da se razreši dilema koja postoji u ispitivanju jezičkog simblizma, odnosno da se odgovori na pitanje da li se nova imena objekata uče bolje kada su jezičko simbolična ili kada su sistematična. Takođe smo pokušali da repliciramo nalaze Lipijana i saradnika (2007, 2014)</w:t>
      </w:r>
      <w:r w:rsidR="00431335" w:rsidRPr="008D77AC">
        <w:rPr>
          <w:rFonts w:ascii="Times New Roman" w:eastAsia="Times New Roman" w:hAnsi="Times New Roman" w:cs="Times New Roman"/>
          <w:sz w:val="24"/>
          <w:szCs w:val="24"/>
        </w:rPr>
        <w:t xml:space="preserve"> </w:t>
      </w:r>
      <w:r w:rsidR="006F1C85" w:rsidRPr="008D77AC">
        <w:rPr>
          <w:rFonts w:ascii="Times New Roman" w:eastAsia="Times New Roman" w:hAnsi="Times New Roman" w:cs="Times New Roman"/>
          <w:sz w:val="24"/>
          <w:szCs w:val="24"/>
        </w:rPr>
        <w:t xml:space="preserve">koji pokazuju da se imena kategorija uče tačnije od pojedinačnih naziva ajtema, koristeći istu eksperimentalnu paradigmu. </w:t>
      </w:r>
      <w:r w:rsidR="00431335" w:rsidRPr="008D77AC">
        <w:rPr>
          <w:rFonts w:ascii="Times New Roman" w:eastAsia="Times New Roman" w:hAnsi="Times New Roman" w:cs="Times New Roman"/>
          <w:sz w:val="24"/>
          <w:szCs w:val="24"/>
        </w:rPr>
        <w:t>Osvrnućemo se u diskusiji i na poređenje naših rezultata sa rezultatima Nilsena i saradnika (2017).</w:t>
      </w:r>
    </w:p>
    <w:p w14:paraId="5CB2D075" w14:textId="77777777" w:rsidR="00BC0D0E" w:rsidRPr="008D77AC"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U potrazi za odgovorima na postavljena istraživačka pitanja dolazimo do zaključka da postoji razlika u efektima sistematičnosti i jezičkog simbolizma kada je u pitanju učenje naziva novih kategorija i objekata, dok interaktivni efekat ovih faktora izostaje. Hipoteze postavljene u ovom istraživanju su sve delimično potvrđene</w:t>
      </w:r>
      <w:r w:rsidR="00431335" w:rsidRPr="008D77AC">
        <w:rPr>
          <w:rFonts w:ascii="Times New Roman" w:eastAsia="Times New Roman" w:hAnsi="Times New Roman" w:cs="Times New Roman"/>
          <w:sz w:val="24"/>
          <w:szCs w:val="24"/>
        </w:rPr>
        <w:t xml:space="preserve"> ili nisu uopšte potvrđene</w:t>
      </w:r>
      <w:r w:rsidRPr="008D77AC">
        <w:rPr>
          <w:rFonts w:ascii="Times New Roman" w:eastAsia="Times New Roman" w:hAnsi="Times New Roman" w:cs="Times New Roman"/>
          <w:sz w:val="24"/>
          <w:szCs w:val="24"/>
        </w:rPr>
        <w:t>, s obzirom da</w:t>
      </w:r>
      <w:r w:rsidR="00431335" w:rsidRPr="008D77AC">
        <w:rPr>
          <w:rFonts w:ascii="Times New Roman" w:eastAsia="Times New Roman" w:hAnsi="Times New Roman" w:cs="Times New Roman"/>
          <w:sz w:val="24"/>
          <w:szCs w:val="24"/>
        </w:rPr>
        <w:t xml:space="preserve"> postavljene hipoteze</w:t>
      </w:r>
      <w:r w:rsidRPr="008D77AC">
        <w:rPr>
          <w:rFonts w:ascii="Times New Roman" w:eastAsia="Times New Roman" w:hAnsi="Times New Roman" w:cs="Times New Roman"/>
          <w:sz w:val="24"/>
          <w:szCs w:val="24"/>
        </w:rPr>
        <w:t xml:space="preserve"> </w:t>
      </w:r>
      <w:r w:rsidR="00431335" w:rsidRPr="008D77AC">
        <w:rPr>
          <w:rFonts w:ascii="Times New Roman" w:eastAsia="Times New Roman" w:hAnsi="Times New Roman" w:cs="Times New Roman"/>
          <w:sz w:val="24"/>
          <w:szCs w:val="24"/>
        </w:rPr>
        <w:t>ne uzimaju u obzir razliku</w:t>
      </w:r>
      <w:r w:rsidRPr="008D77AC">
        <w:rPr>
          <w:rFonts w:ascii="Times New Roman" w:eastAsia="Times New Roman" w:hAnsi="Times New Roman" w:cs="Times New Roman"/>
          <w:sz w:val="24"/>
          <w:szCs w:val="24"/>
        </w:rPr>
        <w:t xml:space="preserve"> između efekata na podacima sa testa i sa treninga. Prva hipoteza (H1) je potvrđena prema rezultatima testa, dok na treningu nije potvrđena.</w:t>
      </w:r>
      <w:r w:rsidR="00431335" w:rsidRPr="008D77AC">
        <w:rPr>
          <w:rFonts w:ascii="Times New Roman" w:eastAsia="Times New Roman" w:hAnsi="Times New Roman" w:cs="Times New Roman"/>
          <w:sz w:val="24"/>
          <w:szCs w:val="24"/>
        </w:rPr>
        <w:t xml:space="preserve"> Ispitanici su bili tačniji u simboličnim situacijama na testu, dok na treningu nije dobijena razlika između simboličnosti i sistematičnosti.</w:t>
      </w:r>
      <w:r w:rsidRPr="008D77AC">
        <w:rPr>
          <w:rFonts w:ascii="Times New Roman" w:eastAsia="Times New Roman" w:hAnsi="Times New Roman" w:cs="Times New Roman"/>
          <w:sz w:val="24"/>
          <w:szCs w:val="24"/>
        </w:rPr>
        <w:t xml:space="preserve"> Druga hipoteza (H2) potvrđena je po rezultatima analize podataka sa treninga, dok se ovaj efekat ne javlja na testu.</w:t>
      </w:r>
      <w:r w:rsidR="00431335" w:rsidRPr="008D77AC">
        <w:rPr>
          <w:rFonts w:ascii="Times New Roman" w:eastAsia="Times New Roman" w:hAnsi="Times New Roman" w:cs="Times New Roman"/>
          <w:sz w:val="24"/>
          <w:szCs w:val="24"/>
        </w:rPr>
        <w:t xml:space="preserve"> Nazivi kategorija se tačnije </w:t>
      </w:r>
      <w:r w:rsidR="00494907" w:rsidRPr="008D77AC">
        <w:rPr>
          <w:rFonts w:ascii="Times New Roman" w:eastAsia="Times New Roman" w:hAnsi="Times New Roman" w:cs="Times New Roman"/>
          <w:sz w:val="24"/>
          <w:szCs w:val="24"/>
        </w:rPr>
        <w:t>uče od pojedinačnih naziva stimulusa tokom treninga, dok ova razlika na testu izostaje.</w:t>
      </w:r>
      <w:r w:rsidRPr="008D77AC">
        <w:rPr>
          <w:rFonts w:ascii="Times New Roman" w:eastAsia="Times New Roman" w:hAnsi="Times New Roman" w:cs="Times New Roman"/>
          <w:sz w:val="24"/>
          <w:szCs w:val="24"/>
        </w:rPr>
        <w:t xml:space="preserve"> Hipoteza o interakciji (H3) u potpunosti nije potvrđena, s obzirom da interaktivni efekat izostaje i na testu i na treningu.</w:t>
      </w:r>
    </w:p>
    <w:p w14:paraId="52F3FEA1" w14:textId="77777777" w:rsidR="00C264B7" w:rsidRDefault="006F1C85" w:rsidP="006B4D61">
      <w:pPr>
        <w:spacing w:after="0" w:line="360" w:lineRule="auto"/>
        <w:ind w:firstLine="360"/>
        <w:jc w:val="both"/>
        <w:rPr>
          <w:ins w:id="8" w:author="775" w:date="2019-11-08T22:56:00Z"/>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Ovakav obr</w:t>
      </w:r>
      <w:r w:rsidR="00494907" w:rsidRPr="008D77AC">
        <w:rPr>
          <w:rFonts w:ascii="Times New Roman" w:eastAsia="Times New Roman" w:hAnsi="Times New Roman" w:cs="Times New Roman"/>
          <w:sz w:val="24"/>
          <w:szCs w:val="24"/>
        </w:rPr>
        <w:t>azac rezultata nije uobičajen, sudeći prema rezultatima Lipijana i saradnika (2007, 2014). P</w:t>
      </w:r>
      <w:r w:rsidRPr="008D77AC">
        <w:rPr>
          <w:rFonts w:ascii="Times New Roman" w:eastAsia="Times New Roman" w:hAnsi="Times New Roman" w:cs="Times New Roman"/>
          <w:sz w:val="24"/>
          <w:szCs w:val="24"/>
        </w:rPr>
        <w:t>osebno je neočekivano ponašanje ispitanika na testu. S obzirom da tačnost drastično pada na testu u svim eksperimentalnim situacijama sem situacije 10 (</w:t>
      </w:r>
      <w:r w:rsidR="007F3ACD" w:rsidRPr="008D77AC">
        <w:rPr>
          <w:rFonts w:ascii="Times New Roman" w:eastAsia="Times New Roman" w:hAnsi="Times New Roman" w:cs="Times New Roman"/>
          <w:sz w:val="24"/>
          <w:szCs w:val="24"/>
        </w:rPr>
        <w:t>kontrolne situacije</w:t>
      </w:r>
      <w:r w:rsidRPr="008D77AC">
        <w:rPr>
          <w:rFonts w:ascii="Times New Roman" w:eastAsia="Times New Roman" w:hAnsi="Times New Roman" w:cs="Times New Roman"/>
          <w:sz w:val="24"/>
          <w:szCs w:val="24"/>
        </w:rPr>
        <w:t>) možemo pretpostaviti da su nazivi stimulusa ispitanicima bili teški za učenje</w:t>
      </w:r>
      <w:r w:rsidR="00494907" w:rsidRPr="008D77AC">
        <w:rPr>
          <w:rFonts w:ascii="Times New Roman" w:eastAsia="Times New Roman" w:hAnsi="Times New Roman" w:cs="Times New Roman"/>
          <w:sz w:val="24"/>
          <w:szCs w:val="24"/>
        </w:rPr>
        <w:t>, te da je bilo zahtevno za ispitanike da apstrahuju pravilo kategorizacije</w:t>
      </w:r>
      <w:r w:rsidRPr="008D77AC">
        <w:rPr>
          <w:rFonts w:ascii="Times New Roman" w:eastAsia="Times New Roman" w:hAnsi="Times New Roman" w:cs="Times New Roman"/>
          <w:sz w:val="24"/>
          <w:szCs w:val="24"/>
        </w:rPr>
        <w:t xml:space="preserve"> (Slika 3</w:t>
      </w:r>
      <w:r w:rsidR="00494907" w:rsidRPr="008D77AC">
        <w:rPr>
          <w:rFonts w:ascii="Times New Roman" w:eastAsia="Times New Roman" w:hAnsi="Times New Roman" w:cs="Times New Roman"/>
          <w:sz w:val="24"/>
          <w:szCs w:val="24"/>
        </w:rPr>
        <w:t xml:space="preserve"> i Slika 6</w:t>
      </w:r>
      <w:r w:rsidRPr="008D77AC">
        <w:rPr>
          <w:rFonts w:ascii="Times New Roman" w:eastAsia="Times New Roman" w:hAnsi="Times New Roman" w:cs="Times New Roman"/>
          <w:sz w:val="24"/>
          <w:szCs w:val="24"/>
        </w:rPr>
        <w:t xml:space="preserve">). </w:t>
      </w:r>
      <w:r w:rsidR="00645201" w:rsidRPr="008D77AC">
        <w:rPr>
          <w:rFonts w:ascii="Times New Roman" w:eastAsia="Times New Roman" w:hAnsi="Times New Roman" w:cs="Times New Roman"/>
          <w:sz w:val="24"/>
          <w:szCs w:val="24"/>
        </w:rPr>
        <w:t>S obzirom da</w:t>
      </w:r>
      <w:r w:rsidRPr="008D77AC">
        <w:rPr>
          <w:rFonts w:ascii="Times New Roman" w:eastAsia="Times New Roman" w:hAnsi="Times New Roman" w:cs="Times New Roman"/>
          <w:sz w:val="24"/>
          <w:szCs w:val="24"/>
        </w:rPr>
        <w:t xml:space="preserve"> su ispitanici uspeli da održe tačnost</w:t>
      </w:r>
      <w:r w:rsidR="00645201" w:rsidRPr="008D77AC">
        <w:rPr>
          <w:rFonts w:ascii="Times New Roman" w:eastAsia="Times New Roman" w:hAnsi="Times New Roman" w:cs="Times New Roman"/>
          <w:sz w:val="24"/>
          <w:szCs w:val="24"/>
        </w:rPr>
        <w:t xml:space="preserve"> na testu</w:t>
      </w:r>
      <w:r w:rsidRPr="008D77AC">
        <w:rPr>
          <w:rFonts w:ascii="Times New Roman" w:eastAsia="Times New Roman" w:hAnsi="Times New Roman" w:cs="Times New Roman"/>
          <w:sz w:val="24"/>
          <w:szCs w:val="24"/>
        </w:rPr>
        <w:t xml:space="preserve"> u sit</w:t>
      </w:r>
      <w:r w:rsidR="00C264B7">
        <w:rPr>
          <w:rFonts w:ascii="Times New Roman" w:eastAsia="Times New Roman" w:hAnsi="Times New Roman" w:cs="Times New Roman"/>
          <w:sz w:val="24"/>
          <w:szCs w:val="24"/>
        </w:rPr>
        <w:t>u</w:t>
      </w:r>
      <w:r w:rsidRPr="008D77AC">
        <w:rPr>
          <w:rFonts w:ascii="Times New Roman" w:eastAsia="Times New Roman" w:hAnsi="Times New Roman" w:cs="Times New Roman"/>
          <w:sz w:val="24"/>
          <w:szCs w:val="24"/>
        </w:rPr>
        <w:t xml:space="preserve">aciji kada nisu imali nazive stimulusa, može se zaključiti da problem nije u vizuelnoj stimulaciji. </w:t>
      </w:r>
    </w:p>
    <w:p w14:paraId="757C566E" w14:textId="77777777" w:rsidR="00494907" w:rsidRPr="008D77AC"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U ovakvim okolnostima, rezultati testa ne daju dovoljno pouzdane podatke koji bi se mogli interpretirati, najpre zbog sukobljenosti rezultata na testu i treningu i u slučaju H1 i u slučaju H2. Podaci sa treninga dovoljno su obimni i validni da možemo da zaključimo da trend učenja postoji, a da ukoliko se sistematični i simbolični nazivi ne razlikuju po tačnosti kategorizacije, </w:t>
      </w:r>
      <w:r w:rsidRPr="008D77AC">
        <w:rPr>
          <w:rFonts w:ascii="Times New Roman" w:eastAsia="Times New Roman" w:hAnsi="Times New Roman" w:cs="Times New Roman"/>
          <w:sz w:val="24"/>
          <w:szCs w:val="24"/>
        </w:rPr>
        <w:lastRenderedPageBreak/>
        <w:t xml:space="preserve">jezički simbolizam može biti svodiv na sistematično etiketiranje nepovezano sa specifičnim zvučnim obrascima. </w:t>
      </w:r>
      <w:r w:rsidR="00494907" w:rsidRPr="008D77AC">
        <w:rPr>
          <w:rFonts w:ascii="Times New Roman" w:eastAsia="Times New Roman" w:hAnsi="Times New Roman" w:cs="Times New Roman"/>
          <w:sz w:val="24"/>
          <w:szCs w:val="24"/>
        </w:rPr>
        <w:t xml:space="preserve">Međutim, pošto se </w:t>
      </w:r>
      <w:r w:rsidR="007634FD" w:rsidRPr="008D77AC">
        <w:rPr>
          <w:rFonts w:ascii="Times New Roman" w:eastAsia="Times New Roman" w:hAnsi="Times New Roman" w:cs="Times New Roman"/>
          <w:sz w:val="24"/>
          <w:szCs w:val="24"/>
        </w:rPr>
        <w:t xml:space="preserve">jezičko-simbolična </w:t>
      </w:r>
      <w:r w:rsidR="00494907" w:rsidRPr="008D77AC">
        <w:rPr>
          <w:rFonts w:ascii="Times New Roman" w:eastAsia="Times New Roman" w:hAnsi="Times New Roman" w:cs="Times New Roman"/>
          <w:sz w:val="24"/>
          <w:szCs w:val="24"/>
        </w:rPr>
        <w:t xml:space="preserve">situacija 1 na testu pokazuje kao najtačnija, ne može se sasvim nedvosmisleno doneti takav zaključak. </w:t>
      </w:r>
    </w:p>
    <w:p w14:paraId="3E0CA209" w14:textId="77777777" w:rsidR="00BC0D0E" w:rsidRPr="008D77AC"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Glavni efekat naziva stimulusa pokazuje da se kategorije dosledno lakše uče od pojedinačnih stimulusa, što se može primetiti i vizuelno upoređivanjem situacija 1 i 3 sa situacijom 10 na Slici 3. Dakle, rezultati na treningu potvrđuju još jednom da naizgled redundantni nazivi kategorija i ajtema pospešuju učenje kategorizacije koja se može izvršiti i samo na osnovu vizuelne stimulacije. Međutim, </w:t>
      </w:r>
      <w:r w:rsidR="00494907" w:rsidRPr="008D77AC">
        <w:rPr>
          <w:rFonts w:ascii="Times New Roman" w:eastAsia="Times New Roman" w:hAnsi="Times New Roman" w:cs="Times New Roman"/>
          <w:sz w:val="24"/>
          <w:szCs w:val="24"/>
        </w:rPr>
        <w:t>podaci sa testa dovode u sumnju ovakav zaključak, otvarajući mogućnost da je reč o</w:t>
      </w:r>
      <w:r w:rsidRPr="008D77AC">
        <w:rPr>
          <w:rFonts w:ascii="Times New Roman" w:eastAsia="Times New Roman" w:hAnsi="Times New Roman" w:cs="Times New Roman"/>
          <w:sz w:val="24"/>
          <w:szCs w:val="24"/>
        </w:rPr>
        <w:t xml:space="preserve"> prostoj uvežbanosti zasnovanoj na reprodukciji</w:t>
      </w:r>
      <w:r w:rsidR="00494907" w:rsidRPr="008D77AC">
        <w:rPr>
          <w:rFonts w:ascii="Times New Roman" w:eastAsia="Times New Roman" w:hAnsi="Times New Roman" w:cs="Times New Roman"/>
          <w:sz w:val="24"/>
          <w:szCs w:val="24"/>
        </w:rPr>
        <w:t>, a ne usvajanju pravila i učenju. Ovakvi rezultati pružaju dublji uvid i u rezultate Nislena i saradnika (2017) pokazujući da su sistematično</w:t>
      </w:r>
      <w:r w:rsidR="000C7E02" w:rsidRPr="008D77AC">
        <w:rPr>
          <w:rFonts w:ascii="Times New Roman" w:eastAsia="Times New Roman" w:hAnsi="Times New Roman" w:cs="Times New Roman"/>
          <w:sz w:val="24"/>
          <w:szCs w:val="24"/>
        </w:rPr>
        <w:t xml:space="preserve">st i simbolizam dublje povezani, kao i da nije moguće svesti ih u potpunosti jedno na drugo. </w:t>
      </w:r>
    </w:p>
    <w:p w14:paraId="05B118A7" w14:textId="77777777" w:rsidR="000C7E02" w:rsidRPr="008D77AC"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U budućim istraživanjima trebalo bi temeljnije proveriti ponašanje ispitanika na testu kako bi se ustanovilo da li su šumoviti rezultati</w:t>
      </w:r>
      <w:r w:rsidR="000C7E02" w:rsidRPr="008D77AC">
        <w:rPr>
          <w:rFonts w:ascii="Times New Roman" w:eastAsia="Times New Roman" w:hAnsi="Times New Roman" w:cs="Times New Roman"/>
          <w:sz w:val="24"/>
          <w:szCs w:val="24"/>
        </w:rPr>
        <w:t xml:space="preserve"> posledica težine stimulusa, </w:t>
      </w:r>
      <w:r w:rsidRPr="008D77AC">
        <w:rPr>
          <w:rFonts w:ascii="Times New Roman" w:eastAsia="Times New Roman" w:hAnsi="Times New Roman" w:cs="Times New Roman"/>
          <w:sz w:val="24"/>
          <w:szCs w:val="24"/>
        </w:rPr>
        <w:t>zamora</w:t>
      </w:r>
      <w:r w:rsidR="000C7E02" w:rsidRPr="008D77AC">
        <w:rPr>
          <w:rFonts w:ascii="Times New Roman" w:eastAsia="Times New Roman" w:hAnsi="Times New Roman" w:cs="Times New Roman"/>
          <w:sz w:val="24"/>
          <w:szCs w:val="24"/>
        </w:rPr>
        <w:t xml:space="preserve"> ili nekog trećeg izvora</w:t>
      </w:r>
      <w:r w:rsidRPr="008D77AC">
        <w:rPr>
          <w:rFonts w:ascii="Times New Roman" w:eastAsia="Times New Roman" w:hAnsi="Times New Roman" w:cs="Times New Roman"/>
          <w:sz w:val="24"/>
          <w:szCs w:val="24"/>
        </w:rPr>
        <w:t xml:space="preserve">. </w:t>
      </w:r>
      <w:r w:rsidR="000C7E02" w:rsidRPr="008D77AC">
        <w:rPr>
          <w:rFonts w:ascii="Times New Roman" w:eastAsia="Times New Roman" w:hAnsi="Times New Roman" w:cs="Times New Roman"/>
          <w:sz w:val="24"/>
          <w:szCs w:val="24"/>
        </w:rPr>
        <w:t xml:space="preserve">Trebalo bi fokus staviti na otkrivanje razloga za opadanje tačnosti na testu kako bi se otkrilo da li je došlo do pospešivanja učenja ili bi ispitanici isto učili u bilo kojoj jezičkoj situaciji. Za ispitivanje takvih pretpostavki posebno treba uzeti u obzir arbitrarne situacije za koje su prikupljeni podaci na ovom uzorku.  </w:t>
      </w:r>
    </w:p>
    <w:p w14:paraId="760B68ED" w14:textId="77777777" w:rsidR="00BC0D0E" w:rsidRPr="008D77AC"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Kao zavisna varijabla u ovom istraživanju ispitana je tačnost kategorizacije, dok su podaci prikupljeni i za vreme rea</w:t>
      </w:r>
      <w:r w:rsidR="000C7E02" w:rsidRPr="008D77AC">
        <w:rPr>
          <w:rFonts w:ascii="Times New Roman" w:eastAsia="Times New Roman" w:hAnsi="Times New Roman" w:cs="Times New Roman"/>
          <w:sz w:val="24"/>
          <w:szCs w:val="24"/>
        </w:rPr>
        <w:t>kcije na stimuluse. Uvidom u</w:t>
      </w:r>
      <w:r w:rsidRPr="008D77AC">
        <w:rPr>
          <w:rFonts w:ascii="Times New Roman" w:eastAsia="Times New Roman" w:hAnsi="Times New Roman" w:cs="Times New Roman"/>
          <w:sz w:val="24"/>
          <w:szCs w:val="24"/>
        </w:rPr>
        <w:t xml:space="preserve"> podatke</w:t>
      </w:r>
      <w:r w:rsidR="000C7E02" w:rsidRPr="008D77AC">
        <w:rPr>
          <w:rFonts w:ascii="Times New Roman" w:eastAsia="Times New Roman" w:hAnsi="Times New Roman" w:cs="Times New Roman"/>
          <w:sz w:val="24"/>
          <w:szCs w:val="24"/>
        </w:rPr>
        <w:t xml:space="preserve"> o vremenu reakcije</w:t>
      </w:r>
      <w:r w:rsidRPr="008D77AC">
        <w:rPr>
          <w:rFonts w:ascii="Times New Roman" w:eastAsia="Times New Roman" w:hAnsi="Times New Roman" w:cs="Times New Roman"/>
          <w:sz w:val="24"/>
          <w:szCs w:val="24"/>
        </w:rPr>
        <w:t xml:space="preserve"> mogao bi se dobiti jasniji i interpretativniji rezultat, što takođe može biti tema budućeg istraživanja.</w:t>
      </w:r>
    </w:p>
    <w:p w14:paraId="2EC53706" w14:textId="77777777" w:rsidR="00645201" w:rsidRPr="008D77AC" w:rsidRDefault="00645201" w:rsidP="006B4D61">
      <w:pPr>
        <w:spacing w:after="0" w:line="360" w:lineRule="auto"/>
        <w:ind w:firstLine="360"/>
        <w:jc w:val="both"/>
        <w:rPr>
          <w:rFonts w:ascii="Times New Roman" w:eastAsia="Times New Roman" w:hAnsi="Times New Roman" w:cs="Times New Roman"/>
          <w:sz w:val="24"/>
          <w:szCs w:val="24"/>
        </w:rPr>
      </w:pPr>
    </w:p>
    <w:p w14:paraId="5EDC9C72" w14:textId="77777777" w:rsidR="00BC0D0E" w:rsidRPr="008D77AC" w:rsidRDefault="006F1C85" w:rsidP="00531E17">
      <w:pPr>
        <w:spacing w:after="0" w:line="360" w:lineRule="auto"/>
        <w:ind w:firstLine="360"/>
        <w:jc w:val="center"/>
        <w:rPr>
          <w:rFonts w:ascii="Times New Roman" w:eastAsia="Times New Roman" w:hAnsi="Times New Roman" w:cs="Times New Roman"/>
          <w:sz w:val="28"/>
          <w:szCs w:val="28"/>
        </w:rPr>
      </w:pPr>
      <w:r w:rsidRPr="008D77AC">
        <w:rPr>
          <w:rFonts w:ascii="Times New Roman" w:eastAsia="Times New Roman" w:hAnsi="Times New Roman" w:cs="Times New Roman"/>
          <w:sz w:val="28"/>
          <w:szCs w:val="28"/>
        </w:rPr>
        <w:t>Zaključak</w:t>
      </w:r>
    </w:p>
    <w:p w14:paraId="506AB541" w14:textId="77777777" w:rsidR="00F36A2A" w:rsidRDefault="006F1C85" w:rsidP="006B4D61">
      <w:pPr>
        <w:spacing w:after="0" w:line="360" w:lineRule="auto"/>
        <w:ind w:firstLine="36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Zaključak ove studije je da jezički simbolizam može imati jednaku ulogu u učenju kategorizacije kao i sistematično prikazivanje naziva stimulusa kada se ove dve situacije direktno suprotstave</w:t>
      </w:r>
      <w:r w:rsidR="000C7E02" w:rsidRPr="008D77AC">
        <w:rPr>
          <w:rFonts w:ascii="Times New Roman" w:eastAsia="Times New Roman" w:hAnsi="Times New Roman" w:cs="Times New Roman"/>
          <w:sz w:val="24"/>
          <w:szCs w:val="24"/>
        </w:rPr>
        <w:t>, ali da ne postoji dovoljno osnova da se jedno svede na drugo</w:t>
      </w:r>
      <w:r w:rsidRPr="008D77AC">
        <w:rPr>
          <w:rFonts w:ascii="Times New Roman" w:eastAsia="Times New Roman" w:hAnsi="Times New Roman" w:cs="Times New Roman"/>
          <w:sz w:val="24"/>
          <w:szCs w:val="24"/>
        </w:rPr>
        <w:t xml:space="preserve">. Kategorizaciju vizuelnog </w:t>
      </w:r>
      <w:r w:rsidR="00BB5BE0" w:rsidRPr="008D77AC">
        <w:rPr>
          <w:rFonts w:ascii="Times New Roman" w:eastAsia="Times New Roman" w:hAnsi="Times New Roman" w:cs="Times New Roman"/>
          <w:sz w:val="24"/>
          <w:szCs w:val="24"/>
        </w:rPr>
        <w:t xml:space="preserve">materijala </w:t>
      </w:r>
      <w:r w:rsidRPr="008D77AC">
        <w:rPr>
          <w:rFonts w:ascii="Times New Roman" w:eastAsia="Times New Roman" w:hAnsi="Times New Roman" w:cs="Times New Roman"/>
          <w:sz w:val="24"/>
          <w:szCs w:val="24"/>
        </w:rPr>
        <w:t>pospešuju redundantni auditivni nazivi kategorija i ajtema, dok to više čine kada su u pitanju nazivi kategorija. Ovim rezultatima replicirani su</w:t>
      </w:r>
      <w:r w:rsidR="00BB5BE0" w:rsidRPr="008D77AC">
        <w:rPr>
          <w:rFonts w:ascii="Times New Roman" w:eastAsia="Times New Roman" w:hAnsi="Times New Roman" w:cs="Times New Roman"/>
          <w:sz w:val="24"/>
          <w:szCs w:val="24"/>
        </w:rPr>
        <w:t xml:space="preserve"> neki</w:t>
      </w:r>
      <w:r w:rsidRPr="008D77AC">
        <w:rPr>
          <w:rFonts w:ascii="Times New Roman" w:eastAsia="Times New Roman" w:hAnsi="Times New Roman" w:cs="Times New Roman"/>
          <w:sz w:val="24"/>
          <w:szCs w:val="24"/>
        </w:rPr>
        <w:t xml:space="preserve"> raniji nalazi (Lupyan et. al 2007; 2014,</w:t>
      </w:r>
      <w:r w:rsidRPr="008D77AC">
        <w:rPr>
          <w:rFonts w:ascii="Times New Roman" w:eastAsia="Times New Roman" w:hAnsi="Times New Roman" w:cs="Times New Roman"/>
          <w:color w:val="000000"/>
          <w:sz w:val="24"/>
          <w:szCs w:val="24"/>
        </w:rPr>
        <w:t xml:space="preserve"> Monagan et al. 2011; 2012; 2014, Ković, 2010</w:t>
      </w:r>
      <w:r w:rsidR="00BB5BE0" w:rsidRPr="008D77AC">
        <w:rPr>
          <w:rFonts w:ascii="Times New Roman" w:eastAsia="Times New Roman" w:hAnsi="Times New Roman" w:cs="Times New Roman"/>
          <w:color w:val="000000"/>
          <w:sz w:val="24"/>
          <w:szCs w:val="24"/>
        </w:rPr>
        <w:t>; Nielsen et al., 2017</w:t>
      </w:r>
      <w:r w:rsidRPr="008D77AC">
        <w:rPr>
          <w:rFonts w:ascii="Times New Roman" w:eastAsia="Times New Roman" w:hAnsi="Times New Roman" w:cs="Times New Roman"/>
          <w:color w:val="000000"/>
          <w:sz w:val="24"/>
          <w:szCs w:val="24"/>
        </w:rPr>
        <w:t xml:space="preserve">) i pružen je dublji uvid u odnos sistematičnosti i jezičkog simbolizma. Preispitana je do sada popularno </w:t>
      </w:r>
      <w:r w:rsidRPr="008D77AC">
        <w:rPr>
          <w:rFonts w:ascii="Times New Roman" w:eastAsia="Times New Roman" w:hAnsi="Times New Roman" w:cs="Times New Roman"/>
          <w:color w:val="000000"/>
          <w:sz w:val="24"/>
          <w:szCs w:val="24"/>
        </w:rPr>
        <w:lastRenderedPageBreak/>
        <w:t>korišćena paradigma</w:t>
      </w:r>
      <w:r w:rsidRPr="008D77AC">
        <w:rPr>
          <w:rFonts w:ascii="Times New Roman" w:eastAsia="Times New Roman" w:hAnsi="Times New Roman" w:cs="Times New Roman"/>
          <w:sz w:val="24"/>
          <w:szCs w:val="24"/>
        </w:rPr>
        <w:t xml:space="preserve"> Lipijana i saradnika</w:t>
      </w:r>
      <w:r w:rsidR="00BB5BE0" w:rsidRPr="008D77AC">
        <w:rPr>
          <w:rFonts w:ascii="Times New Roman" w:eastAsia="Times New Roman" w:hAnsi="Times New Roman" w:cs="Times New Roman"/>
          <w:sz w:val="24"/>
          <w:szCs w:val="24"/>
        </w:rPr>
        <w:t xml:space="preserve"> za koju se pokazalo da ima ograničenja u replikabilnosti</w:t>
      </w:r>
      <w:r w:rsidRPr="008D77AC">
        <w:rPr>
          <w:rFonts w:ascii="Times New Roman" w:eastAsia="Times New Roman" w:hAnsi="Times New Roman" w:cs="Times New Roman"/>
          <w:sz w:val="24"/>
          <w:szCs w:val="24"/>
        </w:rPr>
        <w:t xml:space="preserve">. </w:t>
      </w:r>
    </w:p>
    <w:p w14:paraId="28B85169" w14:textId="77777777" w:rsidR="00BC0D0E" w:rsidRDefault="00F36A2A" w:rsidP="006B4D61">
      <w:pPr>
        <w:spacing w:after="0" w:line="360" w:lineRule="auto"/>
        <w:ind w:firstLine="360"/>
        <w:jc w:val="both"/>
        <w:rPr>
          <w:ins w:id="9" w:author="775" w:date="2019-11-08T23:04:00Z"/>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U Studiji 1 ispitani su samo efekti kada se tačnost kategorizacije uzme kao zavisna varijabla, dok nisu ispitani efekti koji važe pri merenju vremena reakcije u zadatku. </w:t>
      </w:r>
      <w:r w:rsidR="00836210" w:rsidRPr="00080159">
        <w:rPr>
          <w:rFonts w:ascii="Times New Roman" w:eastAsia="Times New Roman" w:hAnsi="Times New Roman" w:cs="Times New Roman"/>
          <w:color w:val="FF0000"/>
          <w:sz w:val="24"/>
          <w:szCs w:val="24"/>
        </w:rPr>
        <w:t>S obzirom da je ponašanje ispitanika na testu ostalo upitno, kao i adekvatno objašnjenje razlika između nekih eksperimentalnih situacija, sprovedena je druga studija sa ciljem da se pomoću metodologije praćenja očnih pokreta u kontrolisanim laboratorijskim uslovima proveri Lipijanova procedura uz nekoliko izmena.</w:t>
      </w:r>
      <w:r>
        <w:rPr>
          <w:rFonts w:ascii="Times New Roman" w:eastAsia="Times New Roman" w:hAnsi="Times New Roman" w:cs="Times New Roman"/>
          <w:color w:val="FF0000"/>
          <w:sz w:val="24"/>
          <w:szCs w:val="24"/>
        </w:rPr>
        <w:t xml:space="preserve"> </w:t>
      </w:r>
    </w:p>
    <w:p w14:paraId="4217F7F8" w14:textId="77777777" w:rsidR="00836210" w:rsidRDefault="00836210" w:rsidP="006B4D61">
      <w:pPr>
        <w:spacing w:after="0" w:line="360" w:lineRule="auto"/>
        <w:ind w:firstLine="360"/>
        <w:jc w:val="both"/>
        <w:rPr>
          <w:ins w:id="10" w:author="775" w:date="2019-11-08T23:05:00Z"/>
          <w:rFonts w:ascii="Times New Roman" w:eastAsia="Times New Roman" w:hAnsi="Times New Roman" w:cs="Times New Roman"/>
          <w:sz w:val="24"/>
          <w:szCs w:val="24"/>
        </w:rPr>
      </w:pPr>
    </w:p>
    <w:p w14:paraId="2C90C23B" w14:textId="77777777" w:rsidR="00836210" w:rsidRPr="00080159" w:rsidRDefault="00836210" w:rsidP="00836210">
      <w:pPr>
        <w:spacing w:after="0" w:line="360" w:lineRule="auto"/>
        <w:ind w:firstLine="360"/>
        <w:jc w:val="center"/>
        <w:rPr>
          <w:rFonts w:ascii="Times New Roman" w:eastAsia="Times New Roman" w:hAnsi="Times New Roman" w:cs="Times New Roman"/>
          <w:color w:val="FF0000"/>
          <w:sz w:val="28"/>
          <w:szCs w:val="28"/>
          <w:rPrChange w:id="11" w:author="775" w:date="2019-11-08T23:29:00Z">
            <w:rPr>
              <w:rFonts w:ascii="Times New Roman" w:eastAsia="Times New Roman" w:hAnsi="Times New Roman" w:cs="Times New Roman"/>
              <w:sz w:val="28"/>
              <w:szCs w:val="28"/>
            </w:rPr>
          </w:rPrChange>
        </w:rPr>
      </w:pPr>
      <w:r w:rsidRPr="00080159">
        <w:rPr>
          <w:rFonts w:ascii="Times New Roman" w:eastAsia="Times New Roman" w:hAnsi="Times New Roman" w:cs="Times New Roman"/>
          <w:color w:val="FF0000"/>
          <w:sz w:val="28"/>
          <w:szCs w:val="28"/>
          <w:rPrChange w:id="12" w:author="775" w:date="2019-11-08T23:29:00Z">
            <w:rPr>
              <w:rFonts w:ascii="Times New Roman" w:eastAsia="Times New Roman" w:hAnsi="Times New Roman" w:cs="Times New Roman"/>
              <w:sz w:val="28"/>
              <w:szCs w:val="28"/>
            </w:rPr>
          </w:rPrChange>
        </w:rPr>
        <w:t>Studija 2</w:t>
      </w:r>
    </w:p>
    <w:p w14:paraId="487822CE" w14:textId="77777777" w:rsidR="00836210" w:rsidRPr="00080159" w:rsidRDefault="00836210" w:rsidP="00836210">
      <w:pPr>
        <w:spacing w:after="0" w:line="360" w:lineRule="auto"/>
        <w:ind w:firstLine="360"/>
        <w:rPr>
          <w:rFonts w:ascii="Times New Roman" w:eastAsia="Times New Roman" w:hAnsi="Times New Roman" w:cs="Times New Roman"/>
          <w:color w:val="FF0000"/>
          <w:sz w:val="24"/>
          <w:szCs w:val="24"/>
          <w:rPrChange w:id="13" w:author="775" w:date="2019-11-08T23:29:00Z">
            <w:rPr>
              <w:rFonts w:ascii="Times New Roman" w:eastAsia="Times New Roman" w:hAnsi="Times New Roman" w:cs="Times New Roman"/>
              <w:sz w:val="24"/>
              <w:szCs w:val="24"/>
            </w:rPr>
          </w:rPrChange>
        </w:rPr>
      </w:pPr>
      <w:r w:rsidRPr="00080159">
        <w:rPr>
          <w:rFonts w:ascii="Times New Roman" w:eastAsia="Times New Roman" w:hAnsi="Times New Roman" w:cs="Times New Roman"/>
          <w:color w:val="FF0000"/>
          <w:sz w:val="24"/>
          <w:szCs w:val="24"/>
          <w:rPrChange w:id="14" w:author="775" w:date="2019-11-08T23:29:00Z">
            <w:rPr>
              <w:rFonts w:ascii="Times New Roman" w:eastAsia="Times New Roman" w:hAnsi="Times New Roman" w:cs="Times New Roman"/>
              <w:sz w:val="24"/>
              <w:szCs w:val="24"/>
            </w:rPr>
          </w:rPrChange>
        </w:rPr>
        <w:tab/>
        <w:t xml:space="preserve">U studiji dva doneli smo nekoliko izmena u proceduri na osnovu rezultata studije 1. </w:t>
      </w:r>
    </w:p>
    <w:p w14:paraId="43DC1CB7" w14:textId="77777777" w:rsidR="00836210" w:rsidRPr="00080159" w:rsidRDefault="00836210" w:rsidP="007339A4">
      <w:pPr>
        <w:spacing w:after="0" w:line="360" w:lineRule="auto"/>
        <w:rPr>
          <w:rFonts w:ascii="Times New Roman" w:eastAsia="Times New Roman" w:hAnsi="Times New Roman" w:cs="Times New Roman"/>
          <w:b/>
          <w:color w:val="FF0000"/>
          <w:sz w:val="24"/>
          <w:szCs w:val="24"/>
          <w:rPrChange w:id="15" w:author="775" w:date="2019-11-08T23:29:00Z">
            <w:rPr>
              <w:rFonts w:ascii="Times New Roman" w:eastAsia="Times New Roman" w:hAnsi="Times New Roman" w:cs="Times New Roman"/>
              <w:b/>
              <w:sz w:val="24"/>
              <w:szCs w:val="24"/>
            </w:rPr>
          </w:rPrChange>
        </w:rPr>
      </w:pPr>
      <w:r w:rsidRPr="00080159">
        <w:rPr>
          <w:rFonts w:ascii="Times New Roman" w:eastAsia="Times New Roman" w:hAnsi="Times New Roman" w:cs="Times New Roman"/>
          <w:b/>
          <w:color w:val="FF0000"/>
          <w:sz w:val="24"/>
          <w:szCs w:val="24"/>
          <w:rPrChange w:id="16" w:author="775" w:date="2019-11-08T23:29:00Z">
            <w:rPr>
              <w:rFonts w:ascii="Times New Roman" w:eastAsia="Times New Roman" w:hAnsi="Times New Roman" w:cs="Times New Roman"/>
              <w:b/>
              <w:sz w:val="24"/>
              <w:szCs w:val="24"/>
            </w:rPr>
          </w:rPrChange>
        </w:rPr>
        <w:t>Izmena broja eksperimentalnih situacija</w:t>
      </w:r>
    </w:p>
    <w:p w14:paraId="6E467730" w14:textId="77777777" w:rsidR="00836210" w:rsidRPr="00080159" w:rsidRDefault="00836210" w:rsidP="00836210">
      <w:pPr>
        <w:spacing w:after="0" w:line="360" w:lineRule="auto"/>
        <w:ind w:firstLine="360"/>
        <w:rPr>
          <w:rFonts w:ascii="Times New Roman" w:eastAsia="Times New Roman" w:hAnsi="Times New Roman" w:cs="Times New Roman"/>
          <w:color w:val="FF0000"/>
          <w:sz w:val="24"/>
          <w:szCs w:val="24"/>
          <w:rPrChange w:id="17" w:author="775" w:date="2019-11-08T23:29:00Z">
            <w:rPr>
              <w:rFonts w:ascii="Times New Roman" w:eastAsia="Times New Roman" w:hAnsi="Times New Roman" w:cs="Times New Roman"/>
              <w:sz w:val="24"/>
              <w:szCs w:val="24"/>
            </w:rPr>
          </w:rPrChange>
        </w:rPr>
      </w:pPr>
      <w:r w:rsidRPr="00080159">
        <w:rPr>
          <w:rFonts w:ascii="Times New Roman" w:eastAsia="Times New Roman" w:hAnsi="Times New Roman" w:cs="Times New Roman"/>
          <w:color w:val="FF0000"/>
          <w:sz w:val="24"/>
          <w:szCs w:val="24"/>
          <w:rPrChange w:id="18" w:author="775" w:date="2019-11-08T23:29:00Z">
            <w:rPr>
              <w:rFonts w:ascii="Times New Roman" w:eastAsia="Times New Roman" w:hAnsi="Times New Roman" w:cs="Times New Roman"/>
              <w:sz w:val="24"/>
              <w:szCs w:val="24"/>
            </w:rPr>
          </w:rPrChange>
        </w:rPr>
        <w:t xml:space="preserve">Dok je u Studiji 1 eksplorativno korišćeno 10 eksperimentalnih stiuacija, rezultati su pokazali osnove za smanjivanje broja situacija. S obzirom da je repliciran standardan nalaz da se nazivi kategorija uče bolje od naziva pojedinačnih objekata, u Studiji 2 ćemo pokušati da pružimo bolji uvid u kategorizaciju u situacijama 1,2 i 3. Ove tri situacije su se pokazale najtačnijim u Studiji 1, što je razlog više zašto su izdvojene za dodatno ispitivanje u Studiji dva. Od situacija 7,8,9 u Studiji dva biće korišćena samo situacija 9, s obzirom da između ove tri situacije ne postoji značajna razlika, dok je situacija 9 potpuno arbitrarna  kao takva najpodobnija za </w:t>
      </w:r>
      <w:r w:rsidR="007339A4" w:rsidRPr="00080159">
        <w:rPr>
          <w:rFonts w:ascii="Times New Roman" w:eastAsia="Times New Roman" w:hAnsi="Times New Roman" w:cs="Times New Roman"/>
          <w:color w:val="FF0000"/>
          <w:sz w:val="24"/>
          <w:szCs w:val="24"/>
          <w:rPrChange w:id="19" w:author="775" w:date="2019-11-08T23:29:00Z">
            <w:rPr>
              <w:rFonts w:ascii="Times New Roman" w:eastAsia="Times New Roman" w:hAnsi="Times New Roman" w:cs="Times New Roman"/>
              <w:sz w:val="24"/>
              <w:szCs w:val="24"/>
            </w:rPr>
          </w:rPrChange>
        </w:rPr>
        <w:t>ispitivanje efekata sistematičnosti. Situacija 10 biće zadržana kao kontrolna situacija i odnosu na nju biće planirani kontrasti za svaku od ostale četiri situacije.</w:t>
      </w:r>
    </w:p>
    <w:p w14:paraId="20575D0F" w14:textId="77777777" w:rsidR="00080159" w:rsidRPr="00080159" w:rsidRDefault="00080159" w:rsidP="00080159">
      <w:pPr>
        <w:spacing w:after="0" w:line="360" w:lineRule="auto"/>
        <w:rPr>
          <w:rFonts w:ascii="Times New Roman" w:eastAsia="Times New Roman" w:hAnsi="Times New Roman" w:cs="Times New Roman"/>
          <w:b/>
          <w:color w:val="FF0000"/>
          <w:sz w:val="24"/>
          <w:szCs w:val="24"/>
          <w:rPrChange w:id="20" w:author="775" w:date="2019-11-08T23:29:00Z">
            <w:rPr>
              <w:rFonts w:ascii="Times New Roman" w:eastAsia="Times New Roman" w:hAnsi="Times New Roman" w:cs="Times New Roman"/>
              <w:b/>
              <w:sz w:val="24"/>
              <w:szCs w:val="24"/>
            </w:rPr>
          </w:rPrChange>
        </w:rPr>
      </w:pPr>
      <w:r w:rsidRPr="00080159">
        <w:rPr>
          <w:rFonts w:ascii="Times New Roman" w:eastAsia="Times New Roman" w:hAnsi="Times New Roman" w:cs="Times New Roman"/>
          <w:b/>
          <w:color w:val="FF0000"/>
          <w:sz w:val="24"/>
          <w:szCs w:val="24"/>
          <w:rPrChange w:id="21" w:author="775" w:date="2019-11-08T23:29:00Z">
            <w:rPr>
              <w:rFonts w:ascii="Times New Roman" w:eastAsia="Times New Roman" w:hAnsi="Times New Roman" w:cs="Times New Roman"/>
              <w:b/>
              <w:sz w:val="24"/>
              <w:szCs w:val="24"/>
            </w:rPr>
          </w:rPrChange>
        </w:rPr>
        <w:t>Izmena broja stimulusa</w:t>
      </w:r>
    </w:p>
    <w:p w14:paraId="5299BC39" w14:textId="77777777" w:rsidR="00080159" w:rsidRPr="00080159" w:rsidRDefault="00080159" w:rsidP="00080159">
      <w:pPr>
        <w:spacing w:after="0" w:line="360" w:lineRule="auto"/>
        <w:rPr>
          <w:rFonts w:ascii="Times New Roman" w:eastAsia="Times New Roman" w:hAnsi="Times New Roman" w:cs="Times New Roman"/>
          <w:color w:val="FF0000"/>
          <w:sz w:val="24"/>
          <w:szCs w:val="24"/>
        </w:rPr>
      </w:pPr>
      <w:r w:rsidRPr="00080159">
        <w:rPr>
          <w:rFonts w:ascii="Times New Roman" w:eastAsia="Times New Roman" w:hAnsi="Times New Roman" w:cs="Times New Roman"/>
          <w:color w:val="FF0000"/>
          <w:sz w:val="24"/>
          <w:szCs w:val="24"/>
          <w:rPrChange w:id="22" w:author="775" w:date="2019-11-08T23:29:00Z">
            <w:rPr>
              <w:rFonts w:ascii="Times New Roman" w:eastAsia="Times New Roman" w:hAnsi="Times New Roman" w:cs="Times New Roman"/>
              <w:sz w:val="24"/>
              <w:szCs w:val="24"/>
            </w:rPr>
          </w:rPrChange>
        </w:rPr>
        <w:t xml:space="preserve"> U prvoj studiji korišćeno je 40 stimulusa koji su mogli pripadati jednoj od 4 grupe zakrivljenosti. </w:t>
      </w:r>
      <w:commentRangeStart w:id="23"/>
      <w:r w:rsidRPr="00080159">
        <w:rPr>
          <w:rFonts w:ascii="Times New Roman" w:eastAsia="Times New Roman" w:hAnsi="Times New Roman" w:cs="Times New Roman"/>
          <w:color w:val="FF0000"/>
          <w:sz w:val="24"/>
          <w:szCs w:val="24"/>
          <w:rPrChange w:id="24" w:author="775" w:date="2019-11-08T23:29:00Z">
            <w:rPr>
              <w:rFonts w:ascii="Times New Roman" w:eastAsia="Times New Roman" w:hAnsi="Times New Roman" w:cs="Times New Roman"/>
              <w:sz w:val="24"/>
              <w:szCs w:val="24"/>
            </w:rPr>
          </w:rPrChange>
        </w:rPr>
        <w:t xml:space="preserve">Analiza </w:t>
      </w:r>
      <w:r>
        <w:rPr>
          <w:rFonts w:ascii="Times New Roman" w:eastAsia="Times New Roman" w:hAnsi="Times New Roman" w:cs="Times New Roman"/>
          <w:color w:val="FF0000"/>
          <w:sz w:val="24"/>
          <w:szCs w:val="24"/>
        </w:rPr>
        <w:t xml:space="preserve">razlika po slikama </w:t>
      </w:r>
      <w:commentRangeEnd w:id="23"/>
      <w:r>
        <w:rPr>
          <w:rStyle w:val="CommentReference"/>
          <w:rFonts w:ascii="Times New Roman" w:eastAsia="SimSun" w:hAnsi="Times New Roman" w:cs="Times New Roman"/>
          <w:lang w:eastAsia="zh-CN"/>
        </w:rPr>
        <w:commentReference w:id="23"/>
      </w:r>
    </w:p>
    <w:p w14:paraId="6ED6C440" w14:textId="77777777" w:rsidR="007339A4" w:rsidRPr="00080159" w:rsidRDefault="007339A4" w:rsidP="007339A4">
      <w:pPr>
        <w:spacing w:after="0" w:line="360" w:lineRule="auto"/>
        <w:rPr>
          <w:rFonts w:ascii="Times New Roman" w:eastAsia="Times New Roman" w:hAnsi="Times New Roman" w:cs="Times New Roman"/>
          <w:b/>
          <w:color w:val="FF0000"/>
          <w:sz w:val="24"/>
          <w:szCs w:val="24"/>
        </w:rPr>
      </w:pPr>
      <w:r w:rsidRPr="00080159">
        <w:rPr>
          <w:rFonts w:ascii="Times New Roman" w:eastAsia="Times New Roman" w:hAnsi="Times New Roman" w:cs="Times New Roman"/>
          <w:b/>
          <w:color w:val="FF0000"/>
          <w:sz w:val="24"/>
          <w:szCs w:val="24"/>
        </w:rPr>
        <w:t>Izmena broja blokova</w:t>
      </w:r>
    </w:p>
    <w:p w14:paraId="4033BA85" w14:textId="77777777" w:rsidR="007339A4" w:rsidRPr="00080159" w:rsidRDefault="007339A4" w:rsidP="00836210">
      <w:pPr>
        <w:spacing w:after="0" w:line="360" w:lineRule="auto"/>
        <w:ind w:firstLine="360"/>
        <w:rPr>
          <w:rFonts w:ascii="Times New Roman" w:eastAsia="Times New Roman" w:hAnsi="Times New Roman" w:cs="Times New Roman"/>
          <w:color w:val="FF0000"/>
          <w:sz w:val="24"/>
          <w:szCs w:val="24"/>
        </w:rPr>
      </w:pPr>
      <w:r w:rsidRPr="00080159">
        <w:rPr>
          <w:rFonts w:ascii="Times New Roman" w:eastAsia="Times New Roman" w:hAnsi="Times New Roman" w:cs="Times New Roman"/>
          <w:color w:val="FF0000"/>
          <w:sz w:val="24"/>
          <w:szCs w:val="24"/>
        </w:rPr>
        <w:t xml:space="preserve">Uvidom u rezultate testa i treninga po blokovima </w:t>
      </w:r>
      <w:commentRangeStart w:id="25"/>
      <w:r w:rsidRPr="00080159">
        <w:rPr>
          <w:rFonts w:ascii="Times New Roman" w:eastAsia="Times New Roman" w:hAnsi="Times New Roman" w:cs="Times New Roman"/>
          <w:color w:val="FF0000"/>
          <w:sz w:val="24"/>
          <w:szCs w:val="24"/>
        </w:rPr>
        <w:t xml:space="preserve">može se zaključiti da </w:t>
      </w:r>
      <w:commentRangeEnd w:id="25"/>
      <w:r w:rsidR="00080159">
        <w:rPr>
          <w:rStyle w:val="CommentReference"/>
          <w:rFonts w:ascii="Times New Roman" w:eastAsia="SimSun" w:hAnsi="Times New Roman" w:cs="Times New Roman"/>
          <w:lang w:eastAsia="zh-CN"/>
        </w:rPr>
        <w:commentReference w:id="25"/>
      </w:r>
    </w:p>
    <w:p w14:paraId="1B87501E" w14:textId="77777777" w:rsidR="00BC0D0E" w:rsidRPr="008D77AC" w:rsidRDefault="006F1C85" w:rsidP="00BB75B3">
      <w:pPr>
        <w:spacing w:line="360" w:lineRule="auto"/>
        <w:jc w:val="center"/>
        <w:rPr>
          <w:rFonts w:ascii="Times New Roman" w:eastAsia="Times New Roman" w:hAnsi="Times New Roman" w:cs="Times New Roman"/>
          <w:sz w:val="28"/>
          <w:szCs w:val="28"/>
        </w:rPr>
      </w:pPr>
      <w:r w:rsidRPr="008D77AC">
        <w:rPr>
          <w:rFonts w:ascii="Times New Roman" w:eastAsia="Times New Roman" w:hAnsi="Times New Roman" w:cs="Times New Roman"/>
          <w:sz w:val="28"/>
          <w:szCs w:val="28"/>
        </w:rPr>
        <w:t>Literatura</w:t>
      </w:r>
    </w:p>
    <w:p w14:paraId="31195389" w14:textId="77777777" w:rsidR="00425778" w:rsidRPr="008D77AC" w:rsidRDefault="00425778" w:rsidP="006B4D61">
      <w:pPr>
        <w:spacing w:line="360" w:lineRule="auto"/>
        <w:ind w:left="720" w:hanging="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ab/>
      </w:r>
      <w:r w:rsidR="006F1C85" w:rsidRPr="008D77AC">
        <w:rPr>
          <w:rFonts w:ascii="Times New Roman" w:eastAsia="Times New Roman" w:hAnsi="Times New Roman" w:cs="Times New Roman"/>
          <w:sz w:val="24"/>
          <w:szCs w:val="24"/>
        </w:rPr>
        <w:t xml:space="preserve">Asano, M., Imai, M., Kita S., Kitajo K., Okada </w:t>
      </w:r>
      <w:r w:rsidRPr="008D77AC">
        <w:rPr>
          <w:rFonts w:ascii="Times New Roman" w:eastAsia="Times New Roman" w:hAnsi="Times New Roman" w:cs="Times New Roman"/>
          <w:sz w:val="24"/>
          <w:szCs w:val="24"/>
        </w:rPr>
        <w:t>H., &amp; Thierry, G. (2015). Sound</w:t>
      </w:r>
    </w:p>
    <w:p w14:paraId="33A670EF" w14:textId="77777777" w:rsidR="00BC0D0E" w:rsidRPr="008D77AC" w:rsidRDefault="006F1C85" w:rsidP="006B4D61">
      <w:pPr>
        <w:spacing w:line="360" w:lineRule="auto"/>
        <w:ind w:left="720" w:hanging="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symbolism scaffolds language development in preverbal infants. </w:t>
      </w:r>
      <w:r w:rsidRPr="008D77AC">
        <w:rPr>
          <w:rFonts w:ascii="Times New Roman" w:eastAsia="Times New Roman" w:hAnsi="Times New Roman" w:cs="Times New Roman"/>
          <w:i/>
          <w:sz w:val="24"/>
          <w:szCs w:val="24"/>
        </w:rPr>
        <w:t>Cortex, 63</w:t>
      </w:r>
      <w:r w:rsidRPr="008D77AC">
        <w:rPr>
          <w:rFonts w:ascii="Times New Roman" w:eastAsia="Times New Roman" w:hAnsi="Times New Roman" w:cs="Times New Roman"/>
          <w:sz w:val="24"/>
          <w:szCs w:val="24"/>
        </w:rPr>
        <w:t>: 196-205.</w:t>
      </w:r>
    </w:p>
    <w:p w14:paraId="13474337" w14:textId="77777777" w:rsidR="00230F3D" w:rsidRDefault="0016245B" w:rsidP="00230F3D">
      <w:pPr>
        <w:spacing w:after="0" w:line="360" w:lineRule="auto"/>
        <w:ind w:firstLine="720"/>
        <w:jc w:val="both"/>
        <w:rPr>
          <w:ins w:id="26" w:author="775" w:date="2019-11-08T23:02:00Z"/>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lastRenderedPageBreak/>
        <w:t>Aveyard, M. E. (2012). Some consonants sound curvy: Effects of sound symbolism on</w:t>
      </w:r>
      <w:del w:id="27" w:author="775" w:date="2019-11-08T23:02:00Z">
        <w:r w:rsidRPr="008D77AC" w:rsidDel="00230F3D">
          <w:rPr>
            <w:rFonts w:ascii="Times New Roman" w:eastAsia="Times New Roman" w:hAnsi="Times New Roman" w:cs="Times New Roman"/>
            <w:sz w:val="24"/>
            <w:szCs w:val="24"/>
          </w:rPr>
          <w:delText xml:space="preserve"> </w:delText>
        </w:r>
      </w:del>
      <w:r w:rsidRPr="008D77AC">
        <w:rPr>
          <w:rFonts w:ascii="Times New Roman" w:eastAsia="Times New Roman" w:hAnsi="Times New Roman" w:cs="Times New Roman"/>
          <w:sz w:val="24"/>
          <w:szCs w:val="24"/>
        </w:rPr>
        <w:t xml:space="preserve">object recognition. </w:t>
      </w:r>
      <w:r w:rsidRPr="008D77AC">
        <w:rPr>
          <w:rFonts w:ascii="Times New Roman" w:eastAsia="Times New Roman" w:hAnsi="Times New Roman" w:cs="Times New Roman"/>
          <w:i/>
          <w:iCs/>
          <w:sz w:val="24"/>
          <w:szCs w:val="24"/>
        </w:rPr>
        <w:t>Memory &amp; Cognition</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iCs/>
          <w:sz w:val="24"/>
          <w:szCs w:val="24"/>
        </w:rPr>
        <w:t>40</w:t>
      </w:r>
      <w:r w:rsidRPr="008D77AC">
        <w:rPr>
          <w:rFonts w:ascii="Times New Roman" w:eastAsia="Times New Roman" w:hAnsi="Times New Roman" w:cs="Times New Roman"/>
          <w:sz w:val="24"/>
          <w:szCs w:val="24"/>
        </w:rPr>
        <w:t>(1), 83-92.</w:t>
      </w:r>
    </w:p>
    <w:p w14:paraId="2FEA45E9" w14:textId="77777777" w:rsidR="00425778" w:rsidRPr="008D77AC" w:rsidRDefault="00425778" w:rsidP="00230F3D">
      <w:pPr>
        <w:spacing w:after="0" w:line="360" w:lineRule="auto"/>
        <w:ind w:firstLine="720"/>
        <w:jc w:val="both"/>
        <w:rPr>
          <w:rFonts w:ascii="Times New Roman" w:eastAsia="Times New Roman" w:hAnsi="Times New Roman" w:cs="Times New Roman"/>
          <w:sz w:val="24"/>
          <w:szCs w:val="24"/>
        </w:rPr>
      </w:pPr>
    </w:p>
    <w:p w14:paraId="4988C693" w14:textId="77777777" w:rsidR="00BC0D0E" w:rsidRPr="008D77AC" w:rsidRDefault="006F1C85"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Bates, D., Maechler, M., Bolker, B., &amp; Walker, S. (2014). lme4: Linear mixed-effects models using Eigen and S4. </w:t>
      </w:r>
      <w:r w:rsidRPr="008D77AC">
        <w:rPr>
          <w:rFonts w:ascii="Times New Roman" w:eastAsia="Times New Roman" w:hAnsi="Times New Roman" w:cs="Times New Roman"/>
          <w:i/>
          <w:sz w:val="24"/>
          <w:szCs w:val="24"/>
        </w:rPr>
        <w:t>R package version</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1</w:t>
      </w:r>
      <w:r w:rsidRPr="008D77AC">
        <w:rPr>
          <w:rFonts w:ascii="Times New Roman" w:eastAsia="Times New Roman" w:hAnsi="Times New Roman" w:cs="Times New Roman"/>
          <w:sz w:val="24"/>
          <w:szCs w:val="24"/>
        </w:rPr>
        <w:t>(7), 1-23.</w:t>
      </w:r>
    </w:p>
    <w:p w14:paraId="1F36C175" w14:textId="77777777" w:rsidR="00BC0D0E" w:rsidRPr="008D77AC" w:rsidRDefault="00BC0D0E" w:rsidP="006B4D61">
      <w:pPr>
        <w:spacing w:after="0" w:line="360" w:lineRule="auto"/>
        <w:jc w:val="both"/>
        <w:rPr>
          <w:rFonts w:ascii="Times New Roman" w:eastAsia="Times New Roman" w:hAnsi="Times New Roman" w:cs="Times New Roman"/>
          <w:sz w:val="24"/>
          <w:szCs w:val="24"/>
        </w:rPr>
      </w:pPr>
    </w:p>
    <w:p w14:paraId="12A866FF"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Birkbeck, N. (2008). Preuzeto sa http://www.neilbirkbeck.com/jshape/single.html.</w:t>
      </w:r>
    </w:p>
    <w:p w14:paraId="6183EEAB"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rPr>
      </w:pPr>
      <w:r w:rsidRPr="008D77AC">
        <w:rPr>
          <w:rFonts w:ascii="Times New Roman" w:eastAsia="Times New Roman" w:hAnsi="Times New Roman" w:cs="Times New Roman"/>
          <w:sz w:val="24"/>
          <w:szCs w:val="24"/>
          <w:highlight w:val="white"/>
        </w:rPr>
        <w:t xml:space="preserve">Blasi, D. E., Wichmann, S., Hammarström, H., Stadler, P. F., &amp; Christiansen, M. H. (2016). Sound–meaning association biases evidenced across thousands of languages. </w:t>
      </w:r>
      <w:r w:rsidRPr="008D77AC">
        <w:rPr>
          <w:rFonts w:ascii="Times New Roman" w:eastAsia="Times New Roman" w:hAnsi="Times New Roman" w:cs="Times New Roman"/>
          <w:i/>
          <w:sz w:val="24"/>
          <w:szCs w:val="24"/>
          <w:highlight w:val="white"/>
        </w:rPr>
        <w:t>Proceedings of the National Academy of Sciences</w:t>
      </w:r>
      <w:r w:rsidRPr="008D77AC">
        <w:rPr>
          <w:rFonts w:ascii="Times New Roman" w:eastAsia="Times New Roman" w:hAnsi="Times New Roman" w:cs="Times New Roman"/>
          <w:sz w:val="24"/>
          <w:szCs w:val="24"/>
          <w:highlight w:val="white"/>
        </w:rPr>
        <w:t>, 201605782.</w:t>
      </w:r>
    </w:p>
    <w:p w14:paraId="1D681281"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Burroughs, J. A., Albritton, E., Eaton, B., &amp; Montague, J. (1990). A comparative study of language delayed preschool children's ability to recall symbols from two symbol systems. </w:t>
      </w:r>
      <w:r w:rsidRPr="008D77AC">
        <w:rPr>
          <w:rFonts w:ascii="Times New Roman" w:eastAsia="Times New Roman" w:hAnsi="Times New Roman" w:cs="Times New Roman"/>
          <w:i/>
          <w:sz w:val="24"/>
          <w:szCs w:val="24"/>
        </w:rPr>
        <w:t>Augmentative and Alternative Communication</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6</w:t>
      </w:r>
      <w:r w:rsidRPr="008D77AC">
        <w:rPr>
          <w:rFonts w:ascii="Times New Roman" w:eastAsia="Times New Roman" w:hAnsi="Times New Roman" w:cs="Times New Roman"/>
          <w:sz w:val="24"/>
          <w:szCs w:val="24"/>
        </w:rPr>
        <w:t>(3), 202-206.</w:t>
      </w:r>
    </w:p>
    <w:p w14:paraId="3C9AA66C"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Champely, S. (2018). Package ‘pwr’. Preuzeto sa </w:t>
      </w:r>
      <w:r w:rsidR="003046B1" w:rsidRPr="00D86764">
        <w:fldChar w:fldCharType="begin"/>
      </w:r>
      <w:r w:rsidR="003046B1" w:rsidRPr="008D77AC">
        <w:instrText>HYPERLINK "http://cran.r-project.org/package=pwr" \h</w:instrText>
      </w:r>
      <w:r w:rsidR="003046B1" w:rsidRPr="008D77AC">
        <w:rPr>
          <w:rPrChange w:id="28" w:author="775" w:date="2019-11-08T21:56:00Z">
            <w:rPr/>
          </w:rPrChange>
        </w:rPr>
        <w:fldChar w:fldCharType="separate"/>
      </w:r>
      <w:r w:rsidRPr="008D77AC">
        <w:rPr>
          <w:rFonts w:ascii="Times New Roman" w:eastAsia="Times New Roman" w:hAnsi="Times New Roman" w:cs="Times New Roman"/>
          <w:color w:val="0000FF"/>
          <w:sz w:val="24"/>
          <w:szCs w:val="24"/>
          <w:u w:val="single"/>
        </w:rPr>
        <w:t>http://cran.r-project.org/package=pwr</w:t>
      </w:r>
      <w:r w:rsidR="003046B1" w:rsidRPr="008D77AC">
        <w:rPr>
          <w:rPrChange w:id="29" w:author="775" w:date="2019-11-08T21:56:00Z">
            <w:rPr/>
          </w:rPrChange>
        </w:rPr>
        <w:fldChar w:fldCharType="end"/>
      </w:r>
      <w:r w:rsidRPr="008D77AC">
        <w:rPr>
          <w:rFonts w:ascii="Times New Roman" w:eastAsia="Times New Roman" w:hAnsi="Times New Roman" w:cs="Times New Roman"/>
          <w:sz w:val="24"/>
          <w:szCs w:val="24"/>
        </w:rPr>
        <w:t>.</w:t>
      </w:r>
    </w:p>
    <w:p w14:paraId="13EF429F" w14:textId="77777777" w:rsidR="007D6A6C" w:rsidRPr="008D77AC" w:rsidRDefault="007D6A6C"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De Leeuw, J. R. (2015). jsPsych: A JavaScript library for creating behavioral experiments in a Web browser. </w:t>
      </w:r>
      <w:r w:rsidRPr="008D77AC">
        <w:rPr>
          <w:rFonts w:ascii="Times New Roman" w:eastAsia="Times New Roman" w:hAnsi="Times New Roman" w:cs="Times New Roman"/>
          <w:i/>
          <w:iCs/>
          <w:sz w:val="24"/>
          <w:szCs w:val="24"/>
        </w:rPr>
        <w:t>Behavior research methods</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iCs/>
          <w:sz w:val="24"/>
          <w:szCs w:val="24"/>
        </w:rPr>
        <w:t>47</w:t>
      </w:r>
      <w:r w:rsidRPr="008D77AC">
        <w:rPr>
          <w:rFonts w:ascii="Times New Roman" w:eastAsia="Times New Roman" w:hAnsi="Times New Roman" w:cs="Times New Roman"/>
          <w:sz w:val="24"/>
          <w:szCs w:val="24"/>
        </w:rPr>
        <w:t>(1), 1-12.</w:t>
      </w:r>
      <w:r w:rsidRPr="008D77AC">
        <w:rPr>
          <w:rFonts w:ascii="Times New Roman" w:eastAsia="Times New Roman" w:hAnsi="Times New Roman" w:cs="Times New Roman"/>
          <w:sz w:val="24"/>
          <w:szCs w:val="24"/>
        </w:rPr>
        <w:br/>
      </w:r>
    </w:p>
    <w:p w14:paraId="5CDB88E1" w14:textId="77777777" w:rsidR="00BC0D0E" w:rsidRPr="008D77AC" w:rsidRDefault="006F1C85" w:rsidP="006B4D61">
      <w:pPr>
        <w:spacing w:after="0" w:line="360" w:lineRule="auto"/>
        <w:jc w:val="both"/>
        <w:rPr>
          <w:rFonts w:ascii="Times New Roman" w:eastAsia="Times New Roman" w:hAnsi="Times New Roman" w:cs="Times New Roman"/>
          <w:i/>
          <w:sz w:val="24"/>
          <w:szCs w:val="24"/>
        </w:rPr>
      </w:pPr>
      <w:r w:rsidRPr="008D77AC">
        <w:rPr>
          <w:rFonts w:ascii="Times New Roman" w:eastAsia="Times New Roman" w:hAnsi="Times New Roman" w:cs="Times New Roman"/>
          <w:sz w:val="24"/>
          <w:szCs w:val="24"/>
        </w:rPr>
        <w:t xml:space="preserve">Green, S. B., Salkind, N. J., &amp; Jones, T. M. (1996). </w:t>
      </w:r>
      <w:r w:rsidRPr="008D77AC">
        <w:rPr>
          <w:rFonts w:ascii="Times New Roman" w:eastAsia="Times New Roman" w:hAnsi="Times New Roman" w:cs="Times New Roman"/>
          <w:i/>
          <w:sz w:val="24"/>
          <w:szCs w:val="24"/>
        </w:rPr>
        <w:t xml:space="preserve">Using SPSS for Windows; analyzing and </w:t>
      </w:r>
    </w:p>
    <w:p w14:paraId="6D1F05A3" w14:textId="77777777" w:rsidR="00BC0D0E" w:rsidRPr="008D77AC" w:rsidRDefault="006F1C85"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i/>
          <w:sz w:val="24"/>
          <w:szCs w:val="24"/>
        </w:rPr>
        <w:t>understanding data</w:t>
      </w:r>
      <w:r w:rsidRPr="008D77AC">
        <w:rPr>
          <w:rFonts w:ascii="Times New Roman" w:eastAsia="Times New Roman" w:hAnsi="Times New Roman" w:cs="Times New Roman"/>
          <w:sz w:val="24"/>
          <w:szCs w:val="24"/>
        </w:rPr>
        <w:t>. Prentice Hall PTR.</w:t>
      </w:r>
      <w:r w:rsidRPr="008D77AC">
        <w:rPr>
          <w:rFonts w:ascii="Times New Roman" w:eastAsia="Times New Roman" w:hAnsi="Times New Roman" w:cs="Times New Roman"/>
          <w:sz w:val="24"/>
          <w:szCs w:val="24"/>
        </w:rPr>
        <w:br/>
      </w:r>
    </w:p>
    <w:p w14:paraId="5A283F9D"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Imai, M., Kita, S., Nagumo, M., &amp; Okada, H. (2008). Sound symbolism facilitates early verb learning. </w:t>
      </w:r>
      <w:r w:rsidRPr="008D77AC">
        <w:rPr>
          <w:rFonts w:ascii="Times New Roman" w:eastAsia="Times New Roman" w:hAnsi="Times New Roman" w:cs="Times New Roman"/>
          <w:i/>
          <w:sz w:val="24"/>
          <w:szCs w:val="24"/>
        </w:rPr>
        <w:t>Cognition, 109</w:t>
      </w:r>
      <w:r w:rsidRPr="008D77AC">
        <w:rPr>
          <w:rFonts w:ascii="Times New Roman" w:eastAsia="Times New Roman" w:hAnsi="Times New Roman" w:cs="Times New Roman"/>
          <w:sz w:val="24"/>
          <w:szCs w:val="24"/>
        </w:rPr>
        <w:t>: 54-65.</w:t>
      </w:r>
    </w:p>
    <w:p w14:paraId="551D5E8C"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 xml:space="preserve">Imai, M., &amp; Kita, S. (2014). The sound symbolism bootstrapping hypothesis for language acquisition and language evolution. </w:t>
      </w:r>
      <w:r w:rsidRPr="008D77AC">
        <w:rPr>
          <w:rFonts w:ascii="Times New Roman" w:eastAsia="Times New Roman" w:hAnsi="Times New Roman" w:cs="Times New Roman"/>
          <w:i/>
          <w:sz w:val="24"/>
          <w:szCs w:val="24"/>
          <w:highlight w:val="white"/>
        </w:rPr>
        <w:t>Phil. Trans. R. Soc. B</w:t>
      </w:r>
      <w:r w:rsidRPr="008D77AC">
        <w:rPr>
          <w:rFonts w:ascii="Times New Roman" w:eastAsia="Times New Roman" w:hAnsi="Times New Roman" w:cs="Times New Roman"/>
          <w:sz w:val="24"/>
          <w:szCs w:val="24"/>
          <w:highlight w:val="white"/>
        </w:rPr>
        <w:t xml:space="preserve">, </w:t>
      </w:r>
      <w:r w:rsidRPr="008D77AC">
        <w:rPr>
          <w:rFonts w:ascii="Times New Roman" w:eastAsia="Times New Roman" w:hAnsi="Times New Roman" w:cs="Times New Roman"/>
          <w:i/>
          <w:sz w:val="24"/>
          <w:szCs w:val="24"/>
          <w:highlight w:val="white"/>
        </w:rPr>
        <w:t>369</w:t>
      </w:r>
      <w:r w:rsidRPr="008D77AC">
        <w:rPr>
          <w:rFonts w:ascii="Times New Roman" w:eastAsia="Times New Roman" w:hAnsi="Times New Roman" w:cs="Times New Roman"/>
          <w:sz w:val="24"/>
          <w:szCs w:val="24"/>
          <w:highlight w:val="white"/>
        </w:rPr>
        <w:t>(1651), 20130298.</w:t>
      </w:r>
    </w:p>
    <w:p w14:paraId="62C10C01"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Kanero, J., Imai, M., Okuda, J., Okada, H., &amp; Matsuda, T. (2014). How Sound Symbolism Is Processed in the Brain: A Study on Japanese Mimetic Words.</w:t>
      </w:r>
      <w:r w:rsidRPr="008D77AC">
        <w:rPr>
          <w:rFonts w:ascii="Times New Roman" w:eastAsia="Times New Roman" w:hAnsi="Times New Roman" w:cs="Times New Roman"/>
          <w:i/>
          <w:sz w:val="24"/>
          <w:szCs w:val="24"/>
        </w:rPr>
        <w:t xml:space="preserve"> PLoS ONE, 9</w:t>
      </w:r>
      <w:r w:rsidRPr="008D77AC">
        <w:rPr>
          <w:rFonts w:ascii="Times New Roman" w:eastAsia="Times New Roman" w:hAnsi="Times New Roman" w:cs="Times New Roman"/>
          <w:sz w:val="24"/>
          <w:szCs w:val="24"/>
        </w:rPr>
        <w:t>(5): e97905.</w:t>
      </w:r>
    </w:p>
    <w:p w14:paraId="22F678D4"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lastRenderedPageBreak/>
        <w:t xml:space="preserve">Koul, R. K., Schlosser, R. W., &amp; Sancibrian, S. (2001). Effects of symbol, referent, and instructional variables on the acquisition of aided and unaided symbols by individuals with autism spectrum disorders. </w:t>
      </w:r>
      <w:r w:rsidRPr="008D77AC">
        <w:rPr>
          <w:rFonts w:ascii="Times New Roman" w:eastAsia="Times New Roman" w:hAnsi="Times New Roman" w:cs="Times New Roman"/>
          <w:i/>
          <w:sz w:val="24"/>
          <w:szCs w:val="24"/>
        </w:rPr>
        <w:t>Focus on Autism and Other Developmental Disabilities</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16</w:t>
      </w:r>
      <w:r w:rsidRPr="008D77AC">
        <w:rPr>
          <w:rFonts w:ascii="Times New Roman" w:eastAsia="Times New Roman" w:hAnsi="Times New Roman" w:cs="Times New Roman"/>
          <w:sz w:val="24"/>
          <w:szCs w:val="24"/>
        </w:rPr>
        <w:t>(3), 162-169.</w:t>
      </w:r>
    </w:p>
    <w:p w14:paraId="64861728"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 xml:space="preserve">Ković, V., Plunkett, K., &amp; Westermann, G. (2010). The shape of words in the brain. </w:t>
      </w:r>
      <w:r w:rsidRPr="008D77AC">
        <w:rPr>
          <w:rFonts w:ascii="Times New Roman" w:eastAsia="Times New Roman" w:hAnsi="Times New Roman" w:cs="Times New Roman"/>
          <w:i/>
          <w:sz w:val="24"/>
          <w:szCs w:val="24"/>
          <w:highlight w:val="white"/>
        </w:rPr>
        <w:t>Cognition</w:t>
      </w:r>
      <w:r w:rsidRPr="008D77AC">
        <w:rPr>
          <w:rFonts w:ascii="Times New Roman" w:eastAsia="Times New Roman" w:hAnsi="Times New Roman" w:cs="Times New Roman"/>
          <w:sz w:val="24"/>
          <w:szCs w:val="24"/>
          <w:highlight w:val="white"/>
        </w:rPr>
        <w:t xml:space="preserve">, </w:t>
      </w:r>
      <w:r w:rsidRPr="008D77AC">
        <w:rPr>
          <w:rFonts w:ascii="Times New Roman" w:eastAsia="Times New Roman" w:hAnsi="Times New Roman" w:cs="Times New Roman"/>
          <w:i/>
          <w:sz w:val="24"/>
          <w:szCs w:val="24"/>
          <w:highlight w:val="white"/>
        </w:rPr>
        <w:t>114</w:t>
      </w:r>
      <w:r w:rsidRPr="008D77AC">
        <w:rPr>
          <w:rFonts w:ascii="Times New Roman" w:eastAsia="Times New Roman" w:hAnsi="Times New Roman" w:cs="Times New Roman"/>
          <w:sz w:val="24"/>
          <w:szCs w:val="24"/>
          <w:highlight w:val="white"/>
        </w:rPr>
        <w:t>(1), 19-28.</w:t>
      </w:r>
    </w:p>
    <w:p w14:paraId="073357F0"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rPr>
      </w:pPr>
      <w:r w:rsidRPr="008D77AC">
        <w:rPr>
          <w:rFonts w:ascii="Times New Roman" w:eastAsia="Times New Roman" w:hAnsi="Times New Roman" w:cs="Times New Roman"/>
          <w:sz w:val="24"/>
          <w:szCs w:val="24"/>
          <w:highlight w:val="white"/>
        </w:rPr>
        <w:t xml:space="preserve">Ković, V., Sučević, J., &amp; Styles, S. J. (2017). To call a cloud ‘cirrus’: sound symbolism in names for categories or items. </w:t>
      </w:r>
      <w:r w:rsidRPr="008D77AC">
        <w:rPr>
          <w:rFonts w:ascii="Times New Roman" w:eastAsia="Times New Roman" w:hAnsi="Times New Roman" w:cs="Times New Roman"/>
          <w:i/>
          <w:sz w:val="24"/>
          <w:szCs w:val="24"/>
          <w:highlight w:val="white"/>
        </w:rPr>
        <w:t>PeerJ</w:t>
      </w:r>
      <w:r w:rsidRPr="008D77AC">
        <w:rPr>
          <w:rFonts w:ascii="Times New Roman" w:eastAsia="Times New Roman" w:hAnsi="Times New Roman" w:cs="Times New Roman"/>
          <w:sz w:val="24"/>
          <w:szCs w:val="24"/>
          <w:highlight w:val="white"/>
        </w:rPr>
        <w:t xml:space="preserve">, </w:t>
      </w:r>
      <w:r w:rsidRPr="008D77AC">
        <w:rPr>
          <w:rFonts w:ascii="Times New Roman" w:eastAsia="Times New Roman" w:hAnsi="Times New Roman" w:cs="Times New Roman"/>
          <w:i/>
          <w:sz w:val="24"/>
          <w:szCs w:val="24"/>
          <w:highlight w:val="white"/>
        </w:rPr>
        <w:t>5</w:t>
      </w:r>
      <w:r w:rsidRPr="008D77AC">
        <w:rPr>
          <w:rFonts w:ascii="Times New Roman" w:eastAsia="Times New Roman" w:hAnsi="Times New Roman" w:cs="Times New Roman"/>
          <w:sz w:val="24"/>
          <w:szCs w:val="24"/>
          <w:highlight w:val="white"/>
        </w:rPr>
        <w:t>, e3466.</w:t>
      </w:r>
    </w:p>
    <w:p w14:paraId="57C15612"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rPr>
      </w:pPr>
      <w:r w:rsidRPr="008D77AC">
        <w:rPr>
          <w:rFonts w:ascii="Times New Roman" w:eastAsia="Times New Roman" w:hAnsi="Times New Roman" w:cs="Times New Roman"/>
          <w:sz w:val="24"/>
          <w:szCs w:val="24"/>
          <w:highlight w:val="white"/>
        </w:rPr>
        <w:t xml:space="preserve">Ković V. (2017). </w:t>
      </w:r>
      <w:r w:rsidRPr="008D77AC">
        <w:rPr>
          <w:rFonts w:ascii="Times New Roman" w:eastAsia="Times New Roman" w:hAnsi="Times New Roman" w:cs="Times New Roman"/>
          <w:i/>
          <w:sz w:val="24"/>
          <w:szCs w:val="24"/>
          <w:highlight w:val="white"/>
        </w:rPr>
        <w:t xml:space="preserve">Jezički simbolizam. </w:t>
      </w:r>
      <w:r w:rsidRPr="008D77AC">
        <w:rPr>
          <w:rFonts w:ascii="Times New Roman" w:eastAsia="Times New Roman" w:hAnsi="Times New Roman" w:cs="Times New Roman"/>
          <w:sz w:val="24"/>
          <w:szCs w:val="24"/>
          <w:highlight w:val="white"/>
        </w:rPr>
        <w:t>Beograd: Filip Višnjić.</w:t>
      </w:r>
    </w:p>
    <w:p w14:paraId="2F0FE01C" w14:textId="77777777" w:rsidR="00BC0D0E" w:rsidRPr="008D77AC" w:rsidRDefault="006F1C85"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Kuznetsova, A., Brockhoff, P. B., &amp; Christensen, R. H. B. (2017). lmerTest package: tests in linear mixed effects models. </w:t>
      </w:r>
      <w:r w:rsidRPr="008D77AC">
        <w:rPr>
          <w:rFonts w:ascii="Times New Roman" w:eastAsia="Times New Roman" w:hAnsi="Times New Roman" w:cs="Times New Roman"/>
          <w:i/>
          <w:sz w:val="24"/>
          <w:szCs w:val="24"/>
        </w:rPr>
        <w:t>Journal of Statistical Software</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82</w:t>
      </w:r>
      <w:r w:rsidRPr="008D77AC">
        <w:rPr>
          <w:rFonts w:ascii="Times New Roman" w:eastAsia="Times New Roman" w:hAnsi="Times New Roman" w:cs="Times New Roman"/>
          <w:sz w:val="24"/>
          <w:szCs w:val="24"/>
        </w:rPr>
        <w:t>(13).</w:t>
      </w:r>
      <w:r w:rsidRPr="008D77AC">
        <w:rPr>
          <w:rFonts w:ascii="Times New Roman" w:eastAsia="Times New Roman" w:hAnsi="Times New Roman" w:cs="Times New Roman"/>
          <w:sz w:val="24"/>
          <w:szCs w:val="24"/>
        </w:rPr>
        <w:br/>
      </w:r>
    </w:p>
    <w:p w14:paraId="0F155769"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 xml:space="preserve">Lupyan, G., Rakison, D. H., &amp; McClelland, J. L. (2007). Language is not just for talking: Redundant labels facilitate learning of novel categories. </w:t>
      </w:r>
      <w:r w:rsidRPr="008D77AC">
        <w:rPr>
          <w:rFonts w:ascii="Times New Roman" w:eastAsia="Times New Roman" w:hAnsi="Times New Roman" w:cs="Times New Roman"/>
          <w:i/>
          <w:sz w:val="24"/>
          <w:szCs w:val="24"/>
          <w:highlight w:val="white"/>
        </w:rPr>
        <w:t>Psychological science</w:t>
      </w:r>
      <w:r w:rsidRPr="008D77AC">
        <w:rPr>
          <w:rFonts w:ascii="Times New Roman" w:eastAsia="Times New Roman" w:hAnsi="Times New Roman" w:cs="Times New Roman"/>
          <w:sz w:val="24"/>
          <w:szCs w:val="24"/>
          <w:highlight w:val="white"/>
        </w:rPr>
        <w:t xml:space="preserve">, </w:t>
      </w:r>
      <w:r w:rsidRPr="008D77AC">
        <w:rPr>
          <w:rFonts w:ascii="Times New Roman" w:eastAsia="Times New Roman" w:hAnsi="Times New Roman" w:cs="Times New Roman"/>
          <w:i/>
          <w:sz w:val="24"/>
          <w:szCs w:val="24"/>
          <w:highlight w:val="white"/>
        </w:rPr>
        <w:t>18</w:t>
      </w:r>
      <w:r w:rsidRPr="008D77AC">
        <w:rPr>
          <w:rFonts w:ascii="Times New Roman" w:eastAsia="Times New Roman" w:hAnsi="Times New Roman" w:cs="Times New Roman"/>
          <w:sz w:val="24"/>
          <w:szCs w:val="24"/>
          <w:highlight w:val="white"/>
        </w:rPr>
        <w:t>(12), 1077-1083.</w:t>
      </w:r>
    </w:p>
    <w:p w14:paraId="40C70454"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Lupyan, G., &amp; Casasanto, D. (2014). Meaningless words promote meaningful categorisation. Language and Cognition, 7, 167-193.</w:t>
      </w:r>
    </w:p>
    <w:p w14:paraId="2DFDD24C"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Maurer D., Pathman, T., &amp; Mondloch C. J. (2006). The shape of boubas: sound–shape correspondences in toddlers and adults. </w:t>
      </w:r>
      <w:r w:rsidRPr="008D77AC">
        <w:rPr>
          <w:rFonts w:ascii="Times New Roman" w:eastAsia="Times New Roman" w:hAnsi="Times New Roman" w:cs="Times New Roman"/>
          <w:i/>
          <w:sz w:val="24"/>
          <w:szCs w:val="24"/>
        </w:rPr>
        <w:t>Developmental Science, 9</w:t>
      </w:r>
      <w:r w:rsidRPr="008D77AC">
        <w:rPr>
          <w:rFonts w:ascii="Times New Roman" w:eastAsia="Times New Roman" w:hAnsi="Times New Roman" w:cs="Times New Roman"/>
          <w:sz w:val="24"/>
          <w:szCs w:val="24"/>
        </w:rPr>
        <w:t>(3): 316–322.</w:t>
      </w:r>
    </w:p>
    <w:p w14:paraId="7D7987E5"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Monaghan, P., Christiansen, M.H., &amp; Fitneva, S.A. (2011). The Arbitrariness of the sign: Learning advantages from the structure of the vocabulary. Journal of Experimental Psychology: General, 140, 325-47.</w:t>
      </w:r>
    </w:p>
    <w:p w14:paraId="3A5F57AD"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Monaghan, P., Mattock, K., &amp; Walker, P. (2012). The role of sound symbolism in language learning. Journal of Experimental Psychology: Learning, Memory, and Cognition, 38, 1152-64.</w:t>
      </w:r>
    </w:p>
    <w:p w14:paraId="76B34882"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highlight w:val="white"/>
        </w:rPr>
        <w:t>Monaghan, P., Shillcock, R.C., Christiansen, M.H., &amp; Kirby, S. (2014). How arbitrary is language? Philosophical Transactions of the Royal Society B, 369.</w:t>
      </w:r>
    </w:p>
    <w:p w14:paraId="56F19A10"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lastRenderedPageBreak/>
        <w:t>Nielsen, A. K. S. (2016). Systematicity, motivatedness, and the structure of the lexicon.</w:t>
      </w:r>
    </w:p>
    <w:p w14:paraId="0DB034F4" w14:textId="77777777" w:rsidR="00425778" w:rsidRPr="008D77AC" w:rsidRDefault="00425778"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Nielsen, A., &amp; Rendall, D. (2012). The source and magnitude of sound-symbolic biases in processing artificial word material and their implications for language learning and transmission. </w:t>
      </w:r>
      <w:r w:rsidRPr="008D77AC">
        <w:rPr>
          <w:rFonts w:ascii="Times New Roman" w:eastAsia="Times New Roman" w:hAnsi="Times New Roman" w:cs="Times New Roman"/>
          <w:i/>
          <w:iCs/>
          <w:sz w:val="24"/>
          <w:szCs w:val="24"/>
        </w:rPr>
        <w:t>Language and Cognition</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iCs/>
          <w:sz w:val="24"/>
          <w:szCs w:val="24"/>
        </w:rPr>
        <w:t>4</w:t>
      </w:r>
      <w:r w:rsidRPr="008D77AC">
        <w:rPr>
          <w:rFonts w:ascii="Times New Roman" w:eastAsia="Times New Roman" w:hAnsi="Times New Roman" w:cs="Times New Roman"/>
          <w:sz w:val="24"/>
          <w:szCs w:val="24"/>
        </w:rPr>
        <w:t>(2), 115-125.</w:t>
      </w:r>
    </w:p>
    <w:p w14:paraId="3BEC1FA6" w14:textId="77777777" w:rsidR="00425778" w:rsidRPr="008D77AC" w:rsidRDefault="00425778"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Nielsen, A. K., Simner, J., Kirby, S., &amp; Smith, K. (2017). Iconicity vs. Systematicity in Artificial Language Learning. In </w:t>
      </w:r>
      <w:r w:rsidRPr="008D77AC">
        <w:rPr>
          <w:rFonts w:ascii="Times New Roman" w:eastAsia="Times New Roman" w:hAnsi="Times New Roman" w:cs="Times New Roman"/>
          <w:i/>
          <w:iCs/>
          <w:sz w:val="24"/>
          <w:szCs w:val="24"/>
        </w:rPr>
        <w:t>CogSci</w:t>
      </w:r>
      <w:r w:rsidRPr="008D77AC">
        <w:rPr>
          <w:rFonts w:ascii="Times New Roman" w:eastAsia="Times New Roman" w:hAnsi="Times New Roman" w:cs="Times New Roman"/>
          <w:sz w:val="24"/>
          <w:szCs w:val="24"/>
        </w:rPr>
        <w:t>.</w:t>
      </w:r>
    </w:p>
    <w:p w14:paraId="6C87072F"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Ozturk, O., Krehm, M., &amp; Vouloumanos, A. (2013). Sound symbolism in infancy: evidence for sound-shape cross-modal correspondences in 4-months-olds. </w:t>
      </w:r>
      <w:r w:rsidRPr="008D77AC">
        <w:rPr>
          <w:rFonts w:ascii="Times New Roman" w:eastAsia="Times New Roman" w:hAnsi="Times New Roman" w:cs="Times New Roman"/>
          <w:i/>
          <w:sz w:val="24"/>
          <w:szCs w:val="24"/>
        </w:rPr>
        <w:t>Journal of experimental child psychology, 114</w:t>
      </w:r>
      <w:r w:rsidRPr="008D77AC">
        <w:rPr>
          <w:rFonts w:ascii="Times New Roman" w:eastAsia="Times New Roman" w:hAnsi="Times New Roman" w:cs="Times New Roman"/>
          <w:sz w:val="24"/>
          <w:szCs w:val="24"/>
        </w:rPr>
        <w:t>:</w:t>
      </w:r>
      <w:r w:rsidRPr="008D77AC">
        <w:rPr>
          <w:rFonts w:ascii="Times New Roman" w:eastAsia="Times New Roman" w:hAnsi="Times New Roman" w:cs="Times New Roman"/>
          <w:i/>
          <w:sz w:val="24"/>
          <w:szCs w:val="24"/>
        </w:rPr>
        <w:t xml:space="preserve"> </w:t>
      </w:r>
      <w:r w:rsidRPr="008D77AC">
        <w:rPr>
          <w:rFonts w:ascii="Times New Roman" w:eastAsia="Times New Roman" w:hAnsi="Times New Roman" w:cs="Times New Roman"/>
          <w:sz w:val="24"/>
          <w:szCs w:val="24"/>
        </w:rPr>
        <w:t>173-186.</w:t>
      </w:r>
    </w:p>
    <w:p w14:paraId="132B74C9"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Ramachandran, V. S., &amp; Hubbard, E. M. (2001). Synaesthesia--a window into perception, thought and language. </w:t>
      </w:r>
      <w:r w:rsidRPr="008D77AC">
        <w:rPr>
          <w:rFonts w:ascii="Times New Roman" w:eastAsia="Times New Roman" w:hAnsi="Times New Roman" w:cs="Times New Roman"/>
          <w:i/>
          <w:sz w:val="24"/>
          <w:szCs w:val="24"/>
        </w:rPr>
        <w:t>Journal of consciousness studies</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8</w:t>
      </w:r>
      <w:r w:rsidRPr="008D77AC">
        <w:rPr>
          <w:rFonts w:ascii="Times New Roman" w:eastAsia="Times New Roman" w:hAnsi="Times New Roman" w:cs="Times New Roman"/>
          <w:sz w:val="24"/>
          <w:szCs w:val="24"/>
        </w:rPr>
        <w:t>(12): 3-34.</w:t>
      </w:r>
    </w:p>
    <w:p w14:paraId="052C0D47" w14:textId="77777777" w:rsidR="00BC0D0E" w:rsidRPr="008D77AC" w:rsidRDefault="006F1C85" w:rsidP="006B4D61">
      <w:pPr>
        <w:spacing w:after="0"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Thalheimer, W., &amp; Cook, S. (2002). How to calculate effect sizes from published research: A simplified methodology. </w:t>
      </w:r>
      <w:r w:rsidRPr="008D77AC">
        <w:rPr>
          <w:rFonts w:ascii="Times New Roman" w:eastAsia="Times New Roman" w:hAnsi="Times New Roman" w:cs="Times New Roman"/>
          <w:i/>
          <w:sz w:val="24"/>
          <w:szCs w:val="24"/>
        </w:rPr>
        <w:t>Work-Learning Research</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1</w:t>
      </w:r>
      <w:r w:rsidRPr="008D77AC">
        <w:rPr>
          <w:rFonts w:ascii="Times New Roman" w:eastAsia="Times New Roman" w:hAnsi="Times New Roman" w:cs="Times New Roman"/>
          <w:sz w:val="24"/>
          <w:szCs w:val="24"/>
        </w:rPr>
        <w:t>.</w:t>
      </w:r>
    </w:p>
    <w:p w14:paraId="0606107F" w14:textId="77777777" w:rsidR="00BC0D0E" w:rsidRPr="008D77AC" w:rsidRDefault="00BC0D0E" w:rsidP="006B4D61">
      <w:pPr>
        <w:spacing w:line="360" w:lineRule="auto"/>
        <w:jc w:val="both"/>
        <w:rPr>
          <w:rFonts w:ascii="Times New Roman" w:eastAsia="Times New Roman" w:hAnsi="Times New Roman" w:cs="Times New Roman"/>
          <w:sz w:val="24"/>
          <w:szCs w:val="24"/>
        </w:rPr>
      </w:pPr>
    </w:p>
    <w:p w14:paraId="31B3985A"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Westbury, C. (2005). Implicit sound symbolism in lexical access: Evidence from an interference task. </w:t>
      </w:r>
      <w:r w:rsidRPr="008D77AC">
        <w:rPr>
          <w:rFonts w:ascii="Times New Roman" w:eastAsia="Times New Roman" w:hAnsi="Times New Roman" w:cs="Times New Roman"/>
          <w:i/>
          <w:sz w:val="24"/>
          <w:szCs w:val="24"/>
        </w:rPr>
        <w:t>Brain &amp; Language,</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93</w:t>
      </w:r>
      <w:r w:rsidRPr="008D77AC">
        <w:rPr>
          <w:rFonts w:ascii="Times New Roman" w:eastAsia="Times New Roman" w:hAnsi="Times New Roman" w:cs="Times New Roman"/>
          <w:sz w:val="24"/>
          <w:szCs w:val="24"/>
        </w:rPr>
        <w:t>(1): 10-19.</w:t>
      </w:r>
    </w:p>
    <w:p w14:paraId="51E881B9"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Westbury, C. (2018). Implicit sound symbolism effect in lexical access, revisited: A requiem for the interference task paradigm. </w:t>
      </w:r>
      <w:r w:rsidRPr="008D77AC">
        <w:rPr>
          <w:rFonts w:ascii="Times New Roman" w:eastAsia="Times New Roman" w:hAnsi="Times New Roman" w:cs="Times New Roman"/>
          <w:i/>
          <w:sz w:val="24"/>
          <w:szCs w:val="24"/>
        </w:rPr>
        <w:t>Journal of Articles in Support of the Null Hypothesis</w:t>
      </w:r>
      <w:r w:rsidRPr="008D77AC">
        <w:rPr>
          <w:rFonts w:ascii="Times New Roman" w:eastAsia="Times New Roman" w:hAnsi="Times New Roman" w:cs="Times New Roman"/>
          <w:sz w:val="24"/>
          <w:szCs w:val="24"/>
        </w:rPr>
        <w:t xml:space="preserve">, </w:t>
      </w:r>
      <w:r w:rsidRPr="008D77AC">
        <w:rPr>
          <w:rFonts w:ascii="Times New Roman" w:eastAsia="Times New Roman" w:hAnsi="Times New Roman" w:cs="Times New Roman"/>
          <w:i/>
          <w:sz w:val="24"/>
          <w:szCs w:val="24"/>
        </w:rPr>
        <w:t>14</w:t>
      </w:r>
      <w:r w:rsidRPr="008D77AC">
        <w:rPr>
          <w:rFonts w:ascii="Times New Roman" w:eastAsia="Times New Roman" w:hAnsi="Times New Roman" w:cs="Times New Roman"/>
          <w:sz w:val="24"/>
          <w:szCs w:val="24"/>
        </w:rPr>
        <w:t>(2).</w:t>
      </w:r>
    </w:p>
    <w:p w14:paraId="5FC5658E" w14:textId="77777777" w:rsidR="00BC0D0E" w:rsidRPr="008D77AC" w:rsidRDefault="006F1C85" w:rsidP="006B4D61">
      <w:pPr>
        <w:spacing w:line="360" w:lineRule="auto"/>
        <w:ind w:firstLine="720"/>
        <w:jc w:val="both"/>
        <w:rPr>
          <w:rFonts w:ascii="Times New Roman" w:eastAsia="Times New Roman" w:hAnsi="Times New Roman" w:cs="Times New Roman"/>
          <w:sz w:val="24"/>
          <w:szCs w:val="24"/>
        </w:rPr>
      </w:pPr>
      <w:r w:rsidRPr="008D77AC">
        <w:rPr>
          <w:rFonts w:ascii="Times New Roman" w:eastAsia="Times New Roman" w:hAnsi="Times New Roman" w:cs="Times New Roman"/>
          <w:sz w:val="24"/>
          <w:szCs w:val="24"/>
        </w:rPr>
        <w:t xml:space="preserve">Yardy, B. J. (2010). </w:t>
      </w:r>
      <w:r w:rsidRPr="008D77AC">
        <w:rPr>
          <w:rFonts w:ascii="Times New Roman" w:eastAsia="Times New Roman" w:hAnsi="Times New Roman" w:cs="Times New Roman"/>
          <w:i/>
          <w:sz w:val="24"/>
          <w:szCs w:val="24"/>
        </w:rPr>
        <w:t>Sound symbolism, sonority, and swearing: An affect induction perspective</w:t>
      </w:r>
      <w:r w:rsidRPr="008D77AC">
        <w:rPr>
          <w:rFonts w:ascii="Times New Roman" w:eastAsia="Times New Roman" w:hAnsi="Times New Roman" w:cs="Times New Roman"/>
          <w:sz w:val="24"/>
          <w:szCs w:val="24"/>
        </w:rPr>
        <w:t xml:space="preserve"> (Doctoral dissertation, Lethbridge, Alta.: University of Lethbridge, Dept. of Psychology, 2010).</w:t>
      </w:r>
    </w:p>
    <w:p w14:paraId="32D5E023" w14:textId="77777777" w:rsidR="00BC0D0E" w:rsidRPr="008D77AC" w:rsidRDefault="00BC0D0E" w:rsidP="006B4D61">
      <w:pPr>
        <w:spacing w:line="360" w:lineRule="auto"/>
        <w:jc w:val="both"/>
        <w:rPr>
          <w:rFonts w:ascii="Times New Roman" w:eastAsia="Times New Roman" w:hAnsi="Times New Roman" w:cs="Times New Roman"/>
          <w:sz w:val="24"/>
          <w:szCs w:val="24"/>
        </w:rPr>
      </w:pPr>
    </w:p>
    <w:p w14:paraId="5204799A" w14:textId="77777777" w:rsidR="00BC0D0E" w:rsidRPr="008D77AC" w:rsidRDefault="00BC0D0E" w:rsidP="006B4D61">
      <w:pPr>
        <w:jc w:val="both"/>
        <w:rPr>
          <w:rFonts w:ascii="Times New Roman" w:eastAsia="Times New Roman" w:hAnsi="Times New Roman" w:cs="Times New Roman"/>
          <w:sz w:val="24"/>
          <w:szCs w:val="24"/>
        </w:rPr>
      </w:pPr>
    </w:p>
    <w:sectPr w:rsidR="00BC0D0E" w:rsidRPr="008D77AC" w:rsidSect="00BC0D0E">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775" w:date="2019-11-09T00:10:00Z" w:initials="7">
    <w:p w14:paraId="5249C6B3" w14:textId="77777777" w:rsidR="00080159" w:rsidRDefault="00080159">
      <w:pPr>
        <w:pStyle w:val="CommentText"/>
      </w:pPr>
      <w:r>
        <w:rPr>
          <w:rStyle w:val="CommentReference"/>
        </w:rPr>
        <w:annotationRef/>
      </w:r>
      <w:r w:rsidR="00B76E89">
        <w:t>Videti sa Vanjom za ovo</w:t>
      </w:r>
    </w:p>
  </w:comment>
  <w:comment w:id="25" w:author="775" w:date="2019-11-09T00:10:00Z" w:initials="7">
    <w:p w14:paraId="73589C23" w14:textId="77777777" w:rsidR="00080159" w:rsidRDefault="00080159">
      <w:pPr>
        <w:pStyle w:val="CommentText"/>
      </w:pPr>
      <w:r>
        <w:rPr>
          <w:rStyle w:val="CommentReference"/>
        </w:rPr>
        <w:annotationRef/>
      </w:r>
      <w:r w:rsidR="00F36A2A">
        <w:rPr>
          <w:rStyle w:val="CommentReference"/>
        </w:rPr>
        <w:t xml:space="preserve">Videti sa Vanjom </w:t>
      </w:r>
      <w:r w:rsidR="00B76E89">
        <w:rPr>
          <w:rStyle w:val="CommentReference"/>
        </w:rPr>
        <w:t xml:space="preserve">i </w:t>
      </w:r>
      <w:r w:rsidR="00F36A2A">
        <w:rPr>
          <w:rStyle w:val="CommentReference"/>
        </w:rPr>
        <w:t>za ovo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49C6B3" w15:done="0"/>
  <w15:commentEx w15:paraId="73589C2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8E7FA" w14:textId="77777777" w:rsidR="00ED73DD" w:rsidRDefault="00ED73DD" w:rsidP="00494279">
      <w:pPr>
        <w:spacing w:after="0" w:line="240" w:lineRule="auto"/>
      </w:pPr>
      <w:r>
        <w:separator/>
      </w:r>
    </w:p>
  </w:endnote>
  <w:endnote w:type="continuationSeparator" w:id="0">
    <w:p w14:paraId="5127CC1F" w14:textId="77777777" w:rsidR="00ED73DD" w:rsidRDefault="00ED73DD" w:rsidP="0049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E2C92" w14:textId="77777777" w:rsidR="00F671BC" w:rsidRDefault="00F67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444B7" w14:textId="77777777" w:rsidR="00ED73DD" w:rsidRDefault="00ED73DD" w:rsidP="00494279">
      <w:pPr>
        <w:spacing w:after="0" w:line="240" w:lineRule="auto"/>
      </w:pPr>
      <w:r>
        <w:separator/>
      </w:r>
    </w:p>
  </w:footnote>
  <w:footnote w:type="continuationSeparator" w:id="0">
    <w:p w14:paraId="75D4721D" w14:textId="77777777" w:rsidR="00ED73DD" w:rsidRDefault="00ED73DD" w:rsidP="0049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0D20DA"/>
    <w:multiLevelType w:val="multilevel"/>
    <w:tmpl w:val="55DAE4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C0D0E"/>
    <w:rsid w:val="00080159"/>
    <w:rsid w:val="000C7E02"/>
    <w:rsid w:val="001066B3"/>
    <w:rsid w:val="001113B5"/>
    <w:rsid w:val="001404AB"/>
    <w:rsid w:val="0016245B"/>
    <w:rsid w:val="00195038"/>
    <w:rsid w:val="001E5E39"/>
    <w:rsid w:val="00230F3D"/>
    <w:rsid w:val="00284F0F"/>
    <w:rsid w:val="003046B1"/>
    <w:rsid w:val="003962D7"/>
    <w:rsid w:val="00425778"/>
    <w:rsid w:val="00431335"/>
    <w:rsid w:val="00481723"/>
    <w:rsid w:val="00494279"/>
    <w:rsid w:val="00494907"/>
    <w:rsid w:val="004A5607"/>
    <w:rsid w:val="004C0E5A"/>
    <w:rsid w:val="004C3D6D"/>
    <w:rsid w:val="00531E17"/>
    <w:rsid w:val="005670C4"/>
    <w:rsid w:val="0057677A"/>
    <w:rsid w:val="00593737"/>
    <w:rsid w:val="005B11A5"/>
    <w:rsid w:val="005B2A16"/>
    <w:rsid w:val="005B54A6"/>
    <w:rsid w:val="005F5459"/>
    <w:rsid w:val="00645201"/>
    <w:rsid w:val="00650A98"/>
    <w:rsid w:val="00651215"/>
    <w:rsid w:val="006A3BAA"/>
    <w:rsid w:val="006B4D61"/>
    <w:rsid w:val="006F1C85"/>
    <w:rsid w:val="006F7F2D"/>
    <w:rsid w:val="007339A4"/>
    <w:rsid w:val="00747B99"/>
    <w:rsid w:val="00750084"/>
    <w:rsid w:val="007634FD"/>
    <w:rsid w:val="007B28BB"/>
    <w:rsid w:val="007D56F7"/>
    <w:rsid w:val="007D6A6C"/>
    <w:rsid w:val="007F3ACD"/>
    <w:rsid w:val="00836210"/>
    <w:rsid w:val="00847FE4"/>
    <w:rsid w:val="00872146"/>
    <w:rsid w:val="00894C84"/>
    <w:rsid w:val="008D77AC"/>
    <w:rsid w:val="00942474"/>
    <w:rsid w:val="00992067"/>
    <w:rsid w:val="009B4FD8"/>
    <w:rsid w:val="009F14E1"/>
    <w:rsid w:val="00A57A1A"/>
    <w:rsid w:val="00A77301"/>
    <w:rsid w:val="00B06347"/>
    <w:rsid w:val="00B76E89"/>
    <w:rsid w:val="00BB5BE0"/>
    <w:rsid w:val="00BB74A1"/>
    <w:rsid w:val="00BB75B3"/>
    <w:rsid w:val="00BC0D0E"/>
    <w:rsid w:val="00BD461E"/>
    <w:rsid w:val="00BF1A82"/>
    <w:rsid w:val="00C264B7"/>
    <w:rsid w:val="00C34C0D"/>
    <w:rsid w:val="00C36625"/>
    <w:rsid w:val="00CA4090"/>
    <w:rsid w:val="00CC6B54"/>
    <w:rsid w:val="00D05026"/>
    <w:rsid w:val="00D800B5"/>
    <w:rsid w:val="00D86764"/>
    <w:rsid w:val="00DC7010"/>
    <w:rsid w:val="00E3340C"/>
    <w:rsid w:val="00E66692"/>
    <w:rsid w:val="00EA7B0C"/>
    <w:rsid w:val="00EC6580"/>
    <w:rsid w:val="00ED35C7"/>
    <w:rsid w:val="00ED73DD"/>
    <w:rsid w:val="00F178FB"/>
    <w:rsid w:val="00F36A2A"/>
    <w:rsid w:val="00F51E1A"/>
    <w:rsid w:val="00F671BC"/>
    <w:rsid w:val="00FE6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DC9E"/>
  <w15:docId w15:val="{17B0C78B-86FE-49C0-A027-9BD21A0D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A39"/>
  </w:style>
  <w:style w:type="paragraph" w:styleId="Heading1">
    <w:name w:val="heading 1"/>
    <w:basedOn w:val="Normal3"/>
    <w:next w:val="Normal3"/>
    <w:rsid w:val="00BC0D0E"/>
    <w:pPr>
      <w:keepNext/>
      <w:keepLines/>
      <w:spacing w:before="480" w:after="120"/>
      <w:outlineLvl w:val="0"/>
    </w:pPr>
    <w:rPr>
      <w:b/>
      <w:sz w:val="48"/>
      <w:szCs w:val="48"/>
    </w:rPr>
  </w:style>
  <w:style w:type="paragraph" w:styleId="Heading2">
    <w:name w:val="heading 2"/>
    <w:basedOn w:val="Normal3"/>
    <w:next w:val="Normal3"/>
    <w:rsid w:val="00BC0D0E"/>
    <w:pPr>
      <w:keepNext/>
      <w:keepLines/>
      <w:spacing w:before="360" w:after="80"/>
      <w:outlineLvl w:val="1"/>
    </w:pPr>
    <w:rPr>
      <w:b/>
      <w:sz w:val="36"/>
      <w:szCs w:val="36"/>
    </w:rPr>
  </w:style>
  <w:style w:type="paragraph" w:styleId="Heading3">
    <w:name w:val="heading 3"/>
    <w:basedOn w:val="Normal3"/>
    <w:next w:val="Normal3"/>
    <w:rsid w:val="00BC0D0E"/>
    <w:pPr>
      <w:keepNext/>
      <w:keepLines/>
      <w:spacing w:before="280" w:after="80"/>
      <w:outlineLvl w:val="2"/>
    </w:pPr>
    <w:rPr>
      <w:b/>
      <w:sz w:val="28"/>
      <w:szCs w:val="28"/>
    </w:rPr>
  </w:style>
  <w:style w:type="paragraph" w:styleId="Heading4">
    <w:name w:val="heading 4"/>
    <w:basedOn w:val="Normal3"/>
    <w:next w:val="Normal3"/>
    <w:rsid w:val="00BC0D0E"/>
    <w:pPr>
      <w:keepNext/>
      <w:keepLines/>
      <w:spacing w:before="240" w:after="40"/>
      <w:outlineLvl w:val="3"/>
    </w:pPr>
    <w:rPr>
      <w:b/>
      <w:sz w:val="24"/>
      <w:szCs w:val="24"/>
    </w:rPr>
  </w:style>
  <w:style w:type="paragraph" w:styleId="Heading5">
    <w:name w:val="heading 5"/>
    <w:basedOn w:val="Normal3"/>
    <w:next w:val="Normal3"/>
    <w:rsid w:val="00BC0D0E"/>
    <w:pPr>
      <w:keepNext/>
      <w:keepLines/>
      <w:spacing w:before="220" w:after="40"/>
      <w:outlineLvl w:val="4"/>
    </w:pPr>
    <w:rPr>
      <w:b/>
    </w:rPr>
  </w:style>
  <w:style w:type="paragraph" w:styleId="Heading6">
    <w:name w:val="heading 6"/>
    <w:basedOn w:val="Normal3"/>
    <w:next w:val="Normal3"/>
    <w:rsid w:val="00BC0D0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C0D0E"/>
  </w:style>
  <w:style w:type="paragraph" w:styleId="Title">
    <w:name w:val="Title"/>
    <w:basedOn w:val="Normal3"/>
    <w:next w:val="Normal3"/>
    <w:rsid w:val="00BC0D0E"/>
    <w:pPr>
      <w:keepNext/>
      <w:keepLines/>
      <w:spacing w:before="480" w:after="120"/>
    </w:pPr>
    <w:rPr>
      <w:b/>
      <w:sz w:val="72"/>
      <w:szCs w:val="72"/>
    </w:rPr>
  </w:style>
  <w:style w:type="paragraph" w:customStyle="1" w:styleId="Normal2">
    <w:name w:val="Normal2"/>
    <w:rsid w:val="00BC0D0E"/>
  </w:style>
  <w:style w:type="paragraph" w:customStyle="1" w:styleId="Normal3">
    <w:name w:val="Normal3"/>
    <w:rsid w:val="00BC0D0E"/>
  </w:style>
  <w:style w:type="paragraph" w:styleId="ListParagraph">
    <w:name w:val="List Paragraph"/>
    <w:basedOn w:val="Normal"/>
    <w:uiPriority w:val="34"/>
    <w:qFormat/>
    <w:rsid w:val="005C4E47"/>
    <w:pPr>
      <w:spacing w:after="0" w:line="240" w:lineRule="auto"/>
      <w:ind w:left="720"/>
      <w:contextualSpacing/>
    </w:pPr>
    <w:rPr>
      <w:rFonts w:ascii="Times New Roman" w:eastAsia="SimSun" w:hAnsi="Times New Roman" w:cs="Times New Roman"/>
      <w:sz w:val="24"/>
      <w:szCs w:val="24"/>
      <w:lang w:eastAsia="zh-CN"/>
    </w:rPr>
  </w:style>
  <w:style w:type="character" w:styleId="CommentReference">
    <w:name w:val="annotation reference"/>
    <w:basedOn w:val="DefaultParagraphFont"/>
    <w:uiPriority w:val="99"/>
    <w:semiHidden/>
    <w:unhideWhenUsed/>
    <w:rsid w:val="005C4E47"/>
    <w:rPr>
      <w:sz w:val="16"/>
      <w:szCs w:val="16"/>
    </w:rPr>
  </w:style>
  <w:style w:type="paragraph" w:styleId="CommentText">
    <w:name w:val="annotation text"/>
    <w:basedOn w:val="Normal"/>
    <w:link w:val="CommentTextChar"/>
    <w:uiPriority w:val="99"/>
    <w:semiHidden/>
    <w:unhideWhenUsed/>
    <w:rsid w:val="005C4E47"/>
    <w:pPr>
      <w:spacing w:after="0" w:line="240" w:lineRule="auto"/>
    </w:pPr>
    <w:rPr>
      <w:rFonts w:ascii="Times New Roman" w:eastAsia="SimSun" w:hAnsi="Times New Roman" w:cs="Times New Roman"/>
      <w:sz w:val="20"/>
      <w:szCs w:val="20"/>
      <w:lang w:eastAsia="zh-CN"/>
    </w:rPr>
  </w:style>
  <w:style w:type="character" w:customStyle="1" w:styleId="CommentTextChar">
    <w:name w:val="Comment Text Char"/>
    <w:basedOn w:val="DefaultParagraphFont"/>
    <w:link w:val="CommentText"/>
    <w:uiPriority w:val="99"/>
    <w:semiHidden/>
    <w:rsid w:val="005C4E47"/>
    <w:rPr>
      <w:rFonts w:ascii="Times New Roman" w:eastAsia="SimSun" w:hAnsi="Times New Roman" w:cs="Times New Roman"/>
      <w:sz w:val="20"/>
      <w:szCs w:val="20"/>
      <w:lang w:eastAsia="zh-CN"/>
    </w:rPr>
  </w:style>
  <w:style w:type="paragraph" w:styleId="BalloonText">
    <w:name w:val="Balloon Text"/>
    <w:basedOn w:val="Normal"/>
    <w:link w:val="BalloonTextChar"/>
    <w:uiPriority w:val="99"/>
    <w:semiHidden/>
    <w:unhideWhenUsed/>
    <w:rsid w:val="005C4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E47"/>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6A7352"/>
    <w:pPr>
      <w:spacing w:after="200"/>
    </w:pPr>
    <w:rPr>
      <w:rFonts w:asciiTheme="minorHAnsi" w:eastAsiaTheme="minorEastAsia" w:hAnsiTheme="minorHAnsi" w:cstheme="minorBidi"/>
      <w:b/>
      <w:bCs/>
      <w:lang w:eastAsia="en-US"/>
    </w:rPr>
  </w:style>
  <w:style w:type="character" w:customStyle="1" w:styleId="CommentSubjectChar">
    <w:name w:val="Comment Subject Char"/>
    <w:basedOn w:val="CommentTextChar"/>
    <w:link w:val="CommentSubject"/>
    <w:uiPriority w:val="99"/>
    <w:semiHidden/>
    <w:rsid w:val="006A7352"/>
    <w:rPr>
      <w:rFonts w:ascii="Times New Roman" w:eastAsia="SimSun" w:hAnsi="Times New Roman" w:cs="Times New Roman"/>
      <w:b/>
      <w:bCs/>
      <w:sz w:val="20"/>
      <w:szCs w:val="20"/>
      <w:lang w:eastAsia="zh-CN"/>
    </w:rPr>
  </w:style>
  <w:style w:type="paragraph" w:styleId="NormalWeb">
    <w:name w:val="Normal (Web)"/>
    <w:basedOn w:val="Normal"/>
    <w:uiPriority w:val="99"/>
    <w:semiHidden/>
    <w:unhideWhenUsed/>
    <w:rsid w:val="006A73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7352"/>
    <w:rPr>
      <w:color w:val="0000FF"/>
      <w:u w:val="single"/>
    </w:rPr>
  </w:style>
  <w:style w:type="table" w:styleId="TableGrid">
    <w:name w:val="Table Grid"/>
    <w:basedOn w:val="TableNormal"/>
    <w:uiPriority w:val="59"/>
    <w:rsid w:val="005E12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37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97E"/>
    <w:rPr>
      <w:rFonts w:ascii="Courier New" w:eastAsia="Times New Roman" w:hAnsi="Courier New" w:cs="Courier New"/>
      <w:sz w:val="20"/>
      <w:szCs w:val="20"/>
    </w:rPr>
  </w:style>
  <w:style w:type="paragraph" w:styleId="Subtitle">
    <w:name w:val="Subtitle"/>
    <w:basedOn w:val="Normal"/>
    <w:next w:val="Normal"/>
    <w:rsid w:val="00BC0D0E"/>
    <w:pPr>
      <w:keepNext/>
      <w:keepLines/>
      <w:spacing w:before="360" w:after="80"/>
    </w:pPr>
    <w:rPr>
      <w:rFonts w:ascii="Georgia" w:eastAsia="Georgia" w:hAnsi="Georgia" w:cs="Georgia"/>
      <w:i/>
      <w:color w:val="666666"/>
      <w:sz w:val="48"/>
      <w:szCs w:val="48"/>
    </w:rPr>
  </w:style>
  <w:style w:type="table" w:customStyle="1" w:styleId="a">
    <w:basedOn w:val="TableNormal"/>
    <w:rsid w:val="00BC0D0E"/>
    <w:pPr>
      <w:spacing w:after="0" w:line="240" w:lineRule="auto"/>
    </w:pPr>
    <w:tblPr>
      <w:tblStyleRowBandSize w:val="1"/>
      <w:tblStyleColBandSize w:val="1"/>
    </w:tblPr>
  </w:style>
  <w:style w:type="table" w:customStyle="1" w:styleId="a0">
    <w:basedOn w:val="TableNormal"/>
    <w:rsid w:val="00BC0D0E"/>
    <w:pPr>
      <w:spacing w:after="0" w:line="240" w:lineRule="auto"/>
    </w:pPr>
    <w:tblPr>
      <w:tblStyleRowBandSize w:val="1"/>
      <w:tblStyleColBandSize w:val="1"/>
    </w:tblPr>
  </w:style>
  <w:style w:type="table" w:customStyle="1" w:styleId="a1">
    <w:basedOn w:val="TableNormal"/>
    <w:rsid w:val="00BC0D0E"/>
    <w:tblPr>
      <w:tblStyleRowBandSize w:val="1"/>
      <w:tblStyleColBandSize w:val="1"/>
      <w:tblCellMar>
        <w:left w:w="0" w:type="dxa"/>
        <w:right w:w="0" w:type="dxa"/>
      </w:tblCellMar>
    </w:tblPr>
  </w:style>
  <w:style w:type="table" w:customStyle="1" w:styleId="a2">
    <w:basedOn w:val="TableNormal"/>
    <w:rsid w:val="00BC0D0E"/>
    <w:tblPr>
      <w:tblStyleRowBandSize w:val="1"/>
      <w:tblStyleColBandSize w:val="1"/>
      <w:tblCellMar>
        <w:left w:w="0" w:type="dxa"/>
        <w:right w:w="0" w:type="dxa"/>
      </w:tblCellMar>
    </w:tblPr>
  </w:style>
  <w:style w:type="table" w:customStyle="1" w:styleId="a3">
    <w:basedOn w:val="TableNormal"/>
    <w:rsid w:val="00BC0D0E"/>
    <w:pPr>
      <w:spacing w:after="0" w:line="240" w:lineRule="auto"/>
    </w:pPr>
    <w:tblPr>
      <w:tblStyleRowBandSize w:val="1"/>
      <w:tblStyleColBandSize w:val="1"/>
      <w:tblCellMar>
        <w:left w:w="0" w:type="dxa"/>
        <w:right w:w="0" w:type="dxa"/>
      </w:tblCellMar>
    </w:tblPr>
  </w:style>
  <w:style w:type="table" w:customStyle="1" w:styleId="a4">
    <w:basedOn w:val="TableNormal"/>
    <w:rsid w:val="00BC0D0E"/>
    <w:pPr>
      <w:spacing w:after="0" w:line="240" w:lineRule="auto"/>
    </w:pPr>
    <w:tblPr>
      <w:tblStyleRowBandSize w:val="1"/>
      <w:tblStyleColBandSize w:val="1"/>
      <w:tblCellMar>
        <w:left w:w="0" w:type="dxa"/>
        <w:right w:w="0" w:type="dxa"/>
      </w:tblCellMar>
    </w:tblPr>
  </w:style>
  <w:style w:type="table" w:customStyle="1" w:styleId="a5">
    <w:basedOn w:val="TableNormal"/>
    <w:rsid w:val="00BC0D0E"/>
    <w:pPr>
      <w:spacing w:after="0" w:line="240" w:lineRule="auto"/>
    </w:pPr>
    <w:tblPr>
      <w:tblStyleRowBandSize w:val="1"/>
      <w:tblStyleColBandSize w:val="1"/>
      <w:tblCellMar>
        <w:left w:w="0" w:type="dxa"/>
        <w:right w:w="0" w:type="dxa"/>
      </w:tblCellMar>
    </w:tblPr>
  </w:style>
  <w:style w:type="table" w:customStyle="1" w:styleId="a6">
    <w:basedOn w:val="TableNormal"/>
    <w:rsid w:val="00BC0D0E"/>
    <w:pPr>
      <w:spacing w:after="0" w:line="240" w:lineRule="auto"/>
    </w:pPr>
    <w:tblPr>
      <w:tblStyleRowBandSize w:val="1"/>
      <w:tblStyleColBandSize w:val="1"/>
      <w:tblCellMar>
        <w:left w:w="0" w:type="dxa"/>
        <w:right w:w="0" w:type="dxa"/>
      </w:tblCellMar>
    </w:tblPr>
  </w:style>
  <w:style w:type="table" w:customStyle="1" w:styleId="a7">
    <w:basedOn w:val="TableNormal"/>
    <w:rsid w:val="00BC0D0E"/>
    <w:pPr>
      <w:spacing w:after="0" w:line="240" w:lineRule="auto"/>
    </w:pPr>
    <w:tblPr>
      <w:tblStyleRowBandSize w:val="1"/>
      <w:tblStyleColBandSize w:val="1"/>
      <w:tblCellMar>
        <w:left w:w="0" w:type="dxa"/>
        <w:right w:w="0" w:type="dxa"/>
      </w:tblCellMar>
    </w:tblPr>
  </w:style>
  <w:style w:type="table" w:customStyle="1" w:styleId="a8">
    <w:basedOn w:val="TableNormal"/>
    <w:rsid w:val="00BC0D0E"/>
    <w:pPr>
      <w:spacing w:after="0" w:line="240" w:lineRule="auto"/>
    </w:pPr>
    <w:tblPr>
      <w:tblStyleRowBandSize w:val="1"/>
      <w:tblStyleColBandSize w:val="1"/>
      <w:tblCellMar>
        <w:left w:w="0" w:type="dxa"/>
        <w:right w:w="0" w:type="dxa"/>
      </w:tblCellMar>
    </w:tblPr>
  </w:style>
  <w:style w:type="table" w:customStyle="1" w:styleId="a9">
    <w:basedOn w:val="TableNormal"/>
    <w:rsid w:val="00BC0D0E"/>
    <w:pPr>
      <w:spacing w:after="0" w:line="240" w:lineRule="auto"/>
    </w:pPr>
    <w:tblPr>
      <w:tblStyleRowBandSize w:val="1"/>
      <w:tblStyleColBandSize w:val="1"/>
      <w:tblCellMar>
        <w:left w:w="0" w:type="dxa"/>
        <w:right w:w="0" w:type="dxa"/>
      </w:tblCellMar>
    </w:tblPr>
  </w:style>
  <w:style w:type="table" w:customStyle="1" w:styleId="aa">
    <w:basedOn w:val="TableNormal"/>
    <w:rsid w:val="00BC0D0E"/>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942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4279"/>
  </w:style>
  <w:style w:type="paragraph" w:styleId="Footer">
    <w:name w:val="footer"/>
    <w:basedOn w:val="Normal"/>
    <w:link w:val="FooterChar"/>
    <w:uiPriority w:val="99"/>
    <w:unhideWhenUsed/>
    <w:rsid w:val="0049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279"/>
  </w:style>
  <w:style w:type="character" w:styleId="HTMLCode">
    <w:name w:val="HTML Code"/>
    <w:basedOn w:val="DefaultParagraphFont"/>
    <w:uiPriority w:val="99"/>
    <w:semiHidden/>
    <w:unhideWhenUsed/>
    <w:rsid w:val="00747B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6302">
      <w:bodyDiv w:val="1"/>
      <w:marLeft w:val="0"/>
      <w:marRight w:val="0"/>
      <w:marTop w:val="0"/>
      <w:marBottom w:val="0"/>
      <w:divBdr>
        <w:top w:val="none" w:sz="0" w:space="0" w:color="auto"/>
        <w:left w:val="none" w:sz="0" w:space="0" w:color="auto"/>
        <w:bottom w:val="none" w:sz="0" w:space="0" w:color="auto"/>
        <w:right w:val="none" w:sz="0" w:space="0" w:color="auto"/>
      </w:divBdr>
      <w:divsChild>
        <w:div w:id="105125696">
          <w:marLeft w:val="0"/>
          <w:marRight w:val="0"/>
          <w:marTop w:val="0"/>
          <w:marBottom w:val="0"/>
          <w:divBdr>
            <w:top w:val="none" w:sz="0" w:space="0" w:color="auto"/>
            <w:left w:val="none" w:sz="0" w:space="0" w:color="auto"/>
            <w:bottom w:val="none" w:sz="0" w:space="0" w:color="auto"/>
            <w:right w:val="none" w:sz="0" w:space="0" w:color="auto"/>
          </w:divBdr>
        </w:div>
      </w:divsChild>
    </w:div>
    <w:div w:id="1149321336">
      <w:bodyDiv w:val="1"/>
      <w:marLeft w:val="0"/>
      <w:marRight w:val="0"/>
      <w:marTop w:val="0"/>
      <w:marBottom w:val="0"/>
      <w:divBdr>
        <w:top w:val="none" w:sz="0" w:space="0" w:color="auto"/>
        <w:left w:val="none" w:sz="0" w:space="0" w:color="auto"/>
        <w:bottom w:val="none" w:sz="0" w:space="0" w:color="auto"/>
        <w:right w:val="none" w:sz="0" w:space="0" w:color="auto"/>
      </w:divBdr>
    </w:div>
    <w:div w:id="1488471194">
      <w:bodyDiv w:val="1"/>
      <w:marLeft w:val="0"/>
      <w:marRight w:val="0"/>
      <w:marTop w:val="0"/>
      <w:marBottom w:val="0"/>
      <w:divBdr>
        <w:top w:val="none" w:sz="0" w:space="0" w:color="auto"/>
        <w:left w:val="none" w:sz="0" w:space="0" w:color="auto"/>
        <w:bottom w:val="none" w:sz="0" w:space="0" w:color="auto"/>
        <w:right w:val="none" w:sz="0" w:space="0" w:color="auto"/>
      </w:divBdr>
      <w:divsChild>
        <w:div w:id="1982341775">
          <w:marLeft w:val="0"/>
          <w:marRight w:val="0"/>
          <w:marTop w:val="0"/>
          <w:marBottom w:val="0"/>
          <w:divBdr>
            <w:top w:val="none" w:sz="0" w:space="0" w:color="auto"/>
            <w:left w:val="none" w:sz="0" w:space="0" w:color="auto"/>
            <w:bottom w:val="none" w:sz="0" w:space="0" w:color="auto"/>
            <w:right w:val="none" w:sz="0" w:space="0" w:color="auto"/>
          </w:divBdr>
        </w:div>
      </w:divsChild>
    </w:div>
    <w:div w:id="1563826496">
      <w:bodyDiv w:val="1"/>
      <w:marLeft w:val="0"/>
      <w:marRight w:val="0"/>
      <w:marTop w:val="0"/>
      <w:marBottom w:val="0"/>
      <w:divBdr>
        <w:top w:val="none" w:sz="0" w:space="0" w:color="auto"/>
        <w:left w:val="none" w:sz="0" w:space="0" w:color="auto"/>
        <w:bottom w:val="none" w:sz="0" w:space="0" w:color="auto"/>
        <w:right w:val="none" w:sz="0" w:space="0" w:color="auto"/>
      </w:divBdr>
    </w:div>
    <w:div w:id="1682507019">
      <w:bodyDiv w:val="1"/>
      <w:marLeft w:val="0"/>
      <w:marRight w:val="0"/>
      <w:marTop w:val="0"/>
      <w:marBottom w:val="0"/>
      <w:divBdr>
        <w:top w:val="none" w:sz="0" w:space="0" w:color="auto"/>
        <w:left w:val="none" w:sz="0" w:space="0" w:color="auto"/>
        <w:bottom w:val="none" w:sz="0" w:space="0" w:color="auto"/>
        <w:right w:val="none" w:sz="0" w:space="0" w:color="auto"/>
      </w:divBdr>
      <w:divsChild>
        <w:div w:id="365446772">
          <w:marLeft w:val="0"/>
          <w:marRight w:val="0"/>
          <w:marTop w:val="0"/>
          <w:marBottom w:val="0"/>
          <w:divBdr>
            <w:top w:val="none" w:sz="0" w:space="0" w:color="auto"/>
            <w:left w:val="none" w:sz="0" w:space="0" w:color="auto"/>
            <w:bottom w:val="none" w:sz="0" w:space="0" w:color="auto"/>
            <w:right w:val="none" w:sz="0" w:space="0" w:color="auto"/>
          </w:divBdr>
        </w:div>
      </w:divsChild>
    </w:div>
    <w:div w:id="1824158819">
      <w:bodyDiv w:val="1"/>
      <w:marLeft w:val="0"/>
      <w:marRight w:val="0"/>
      <w:marTop w:val="0"/>
      <w:marBottom w:val="0"/>
      <w:divBdr>
        <w:top w:val="none" w:sz="0" w:space="0" w:color="auto"/>
        <w:left w:val="none" w:sz="0" w:space="0" w:color="auto"/>
        <w:bottom w:val="none" w:sz="0" w:space="0" w:color="auto"/>
        <w:right w:val="none" w:sz="0" w:space="0" w:color="auto"/>
      </w:divBdr>
    </w:div>
    <w:div w:id="2035880653">
      <w:bodyDiv w:val="1"/>
      <w:marLeft w:val="0"/>
      <w:marRight w:val="0"/>
      <w:marTop w:val="0"/>
      <w:marBottom w:val="0"/>
      <w:divBdr>
        <w:top w:val="none" w:sz="0" w:space="0" w:color="auto"/>
        <w:left w:val="none" w:sz="0" w:space="0" w:color="auto"/>
        <w:bottom w:val="none" w:sz="0" w:space="0" w:color="auto"/>
        <w:right w:val="none" w:sz="0" w:space="0" w:color="auto"/>
      </w:divBdr>
      <w:divsChild>
        <w:div w:id="18048048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nguageevolution.com/stekic/"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D0685-E85C-4752-8F5C-E2B26ACDD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24</Pages>
  <Words>6634</Words>
  <Characters>37817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775</dc:creator>
  <cp:lastModifiedBy>Katarina Stekic</cp:lastModifiedBy>
  <cp:revision>32</cp:revision>
  <dcterms:created xsi:type="dcterms:W3CDTF">2019-08-26T17:29:00Z</dcterms:created>
  <dcterms:modified xsi:type="dcterms:W3CDTF">2019-11-13T10:48:00Z</dcterms:modified>
</cp:coreProperties>
</file>